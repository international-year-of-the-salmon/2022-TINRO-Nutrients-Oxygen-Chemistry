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A90D91" w14:textId="77777777" w:rsidR="003F346B" w:rsidRDefault="00536661" w:rsidP="003F346B">
      <w:pPr>
        <w:pStyle w:val="a3"/>
        <w:ind w:left="8152"/>
        <w:rPr>
          <w:sz w:val="20"/>
        </w:rPr>
      </w:pPr>
      <w:r>
        <w:rPr>
          <w:noProof/>
          <w:sz w:val="20"/>
          <w:lang w:val="ru-RU" w:eastAsia="ru-RU"/>
        </w:rPr>
        <mc:AlternateContent>
          <mc:Choice Requires="wps">
            <w:drawing>
              <wp:inline distT="0" distB="0" distL="0" distR="0" wp14:anchorId="780BD53E" wp14:editId="7900A4D4">
                <wp:extent cx="923925" cy="923925"/>
                <wp:effectExtent l="9525" t="9525" r="9525" b="9525"/>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923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2DAC12" w14:textId="77777777" w:rsidR="000149D4" w:rsidRDefault="000149D4" w:rsidP="003F346B">
                            <w:pPr>
                              <w:spacing w:before="70"/>
                              <w:ind w:left="143" w:right="305"/>
                              <w:rPr>
                                <w:rFonts w:ascii="Arial Narrow"/>
                                <w:sz w:val="26"/>
                              </w:rPr>
                            </w:pPr>
                            <w:r>
                              <w:rPr>
                                <w:rFonts w:ascii="Arial Narrow"/>
                                <w:sz w:val="26"/>
                              </w:rPr>
                              <w:t xml:space="preserve">NPAFC Doc. </w:t>
                            </w:r>
                          </w:p>
                          <w:p w14:paraId="392F303E" w14:textId="77777777" w:rsidR="000149D4" w:rsidRDefault="000149D4" w:rsidP="003F346B">
                            <w:pPr>
                              <w:spacing w:before="1"/>
                              <w:ind w:left="143"/>
                              <w:rPr>
                                <w:rFonts w:ascii="Arial Narrow"/>
                                <w:sz w:val="26"/>
                              </w:rPr>
                            </w:pPr>
                            <w:r>
                              <w:rPr>
                                <w:rFonts w:ascii="Arial Narrow"/>
                                <w:sz w:val="26"/>
                              </w:rPr>
                              <w:t>Rev.</w:t>
                            </w:r>
                          </w:p>
                        </w:txbxContent>
                      </wps:txbx>
                      <wps:bodyPr rot="0" vert="horz" wrap="square" lIns="0" tIns="0" rIns="0" bIns="0" anchor="t" anchorCtr="0" upright="1">
                        <a:noAutofit/>
                      </wps:bodyPr>
                    </wps:wsp>
                  </a:graphicData>
                </a:graphic>
              </wp:inline>
            </w:drawing>
          </mc:Choice>
          <mc:Fallback>
            <w:pict>
              <v:shapetype w14:anchorId="780BD53E" id="_x0000_t202" coordsize="21600,21600" o:spt="202" path="m,l,21600r21600,l21600,xe">
                <v:stroke joinstyle="miter"/>
                <v:path gradientshapeok="t" o:connecttype="rect"/>
              </v:shapetype>
              <v:shape id="Text Box 3" o:spid="_x0000_s1026" type="#_x0000_t202" style="width:72.75pt;height: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" filled="f">
                <v:textbox inset="0,0,0,0">
                  <w:txbxContent>
                    <w:p w14:paraId="7E2DAC12" w14:textId="77777777" w:rsidR="000149D4" w:rsidRDefault="000149D4" w:rsidP="003F346B">
                      <w:pPr>
                        <w:spacing w:before="70"/>
                        <w:ind w:left="143" w:right="305"/>
                        <w:rPr>
                          <w:rFonts w:ascii="Arial Narrow"/>
                          <w:sz w:val="26"/>
                        </w:rPr>
                      </w:pPr>
                      <w:r>
                        <w:rPr>
                          <w:rFonts w:ascii="Arial Narrow"/>
                          <w:sz w:val="26"/>
                        </w:rPr>
                        <w:t xml:space="preserve">NPAFC Doc. </w:t>
                      </w:r>
                    </w:p>
                    <w:p w14:paraId="392F303E" w14:textId="77777777" w:rsidR="000149D4" w:rsidRDefault="000149D4" w:rsidP="003F346B">
                      <w:pPr>
                        <w:spacing w:before="1"/>
                        <w:ind w:left="143"/>
                        <w:rPr>
                          <w:rFonts w:ascii="Arial Narrow"/>
                          <w:sz w:val="26"/>
                        </w:rPr>
                      </w:pPr>
                      <w:r>
                        <w:rPr>
                          <w:rFonts w:ascii="Arial Narrow"/>
                          <w:sz w:val="26"/>
                        </w:rPr>
                        <w:t>Rev.</w:t>
                      </w:r>
                    </w:p>
                  </w:txbxContent>
                </v:textbox>
                <w10:anchorlock/>
              </v:shape>
            </w:pict>
          </mc:Fallback>
        </mc:AlternateContent>
      </w:r>
    </w:p>
    <w:p w14:paraId="757A4100" w14:textId="77777777" w:rsidR="003F346B" w:rsidRDefault="003F346B" w:rsidP="003F346B">
      <w:pPr>
        <w:pStyle w:val="a3"/>
        <w:ind w:left="0"/>
        <w:rPr>
          <w:sz w:val="20"/>
        </w:rPr>
      </w:pPr>
    </w:p>
    <w:p w14:paraId="6E1C8838" w14:textId="77777777" w:rsidR="003F346B" w:rsidRDefault="003F346B" w:rsidP="003F346B">
      <w:pPr>
        <w:pStyle w:val="a3"/>
        <w:spacing w:before="7"/>
        <w:ind w:left="0"/>
        <w:rPr>
          <w:sz w:val="15"/>
        </w:rPr>
      </w:pPr>
    </w:p>
    <w:p w14:paraId="57A2C9D9" w14:textId="77777777" w:rsidR="003F346B" w:rsidRPr="00E5038C" w:rsidRDefault="003F346B" w:rsidP="00AC3BDC">
      <w:pPr>
        <w:ind w:left="284" w:right="571"/>
        <w:jc w:val="center"/>
        <w:rPr>
          <w:b/>
          <w:sz w:val="28"/>
          <w:szCs w:val="28"/>
          <w:lang w:val="en-US"/>
        </w:rPr>
      </w:pPr>
      <w:r w:rsidRPr="00E5038C">
        <w:rPr>
          <w:b/>
          <w:sz w:val="28"/>
          <w:szCs w:val="28"/>
        </w:rPr>
        <w:t xml:space="preserve">Preliminary Findings </w:t>
      </w:r>
      <w:r w:rsidR="00E2022E" w:rsidRPr="00E5038C">
        <w:rPr>
          <w:b/>
          <w:sz w:val="28"/>
          <w:szCs w:val="28"/>
        </w:rPr>
        <w:t xml:space="preserve">of the International Year of the Salmon Pan-Pacific Winter High Seas Expedition Onboard the </w:t>
      </w:r>
      <w:r w:rsidR="00401A6C" w:rsidRPr="00E5038C">
        <w:rPr>
          <w:b/>
          <w:sz w:val="28"/>
          <w:szCs w:val="28"/>
        </w:rPr>
        <w:t xml:space="preserve">R/V </w:t>
      </w:r>
      <w:r w:rsidR="00401A6C" w:rsidRPr="00E5038C">
        <w:rPr>
          <w:b/>
          <w:sz w:val="28"/>
          <w:szCs w:val="28"/>
          <w:lang w:val="en-US"/>
        </w:rPr>
        <w:t>«TINRO»</w:t>
      </w:r>
      <w:r w:rsidR="00E2022E" w:rsidRPr="00E5038C">
        <w:rPr>
          <w:b/>
          <w:sz w:val="28"/>
          <w:szCs w:val="28"/>
        </w:rPr>
        <w:t xml:space="preserve"> during </w:t>
      </w:r>
      <w:r w:rsidR="00401A6C" w:rsidRPr="00E5038C">
        <w:rPr>
          <w:b/>
          <w:sz w:val="28"/>
          <w:szCs w:val="28"/>
          <w:lang w:val="en-US"/>
        </w:rPr>
        <w:t>March 2-20</w:t>
      </w:r>
    </w:p>
    <w:p w14:paraId="1B266D44" w14:textId="77777777" w:rsidR="003F346B" w:rsidRPr="00E5038C" w:rsidRDefault="003F346B" w:rsidP="003F346B">
      <w:pPr>
        <w:pStyle w:val="a3"/>
        <w:ind w:left="0"/>
        <w:rPr>
          <w:b/>
          <w:sz w:val="30"/>
        </w:rPr>
      </w:pPr>
    </w:p>
    <w:p w14:paraId="2C3A7E9B" w14:textId="77777777" w:rsidR="003F346B" w:rsidRPr="00E5038C" w:rsidRDefault="003F346B" w:rsidP="003F346B">
      <w:pPr>
        <w:pStyle w:val="a3"/>
        <w:spacing w:before="9"/>
        <w:ind w:left="0"/>
        <w:rPr>
          <w:b/>
          <w:sz w:val="35"/>
        </w:rPr>
      </w:pPr>
    </w:p>
    <w:p w14:paraId="5B17BCED" w14:textId="77777777" w:rsidR="003F346B" w:rsidRPr="00E5038C" w:rsidRDefault="003F346B" w:rsidP="003F346B">
      <w:pPr>
        <w:pStyle w:val="a3"/>
        <w:ind w:left="954" w:right="1003"/>
        <w:jc w:val="center"/>
      </w:pPr>
      <w:r w:rsidRPr="00E5038C">
        <w:t>by</w:t>
      </w:r>
    </w:p>
    <w:p w14:paraId="38B7A7EA" w14:textId="77777777" w:rsidR="003F346B" w:rsidRPr="00E5038C" w:rsidRDefault="003F346B" w:rsidP="003F346B">
      <w:pPr>
        <w:pStyle w:val="a3"/>
        <w:spacing w:before="10"/>
        <w:ind w:left="0"/>
        <w:rPr>
          <w:sz w:val="20"/>
        </w:rPr>
      </w:pPr>
    </w:p>
    <w:p w14:paraId="78B19159" w14:textId="77777777" w:rsidR="003F346B" w:rsidRPr="00E5038C" w:rsidRDefault="00401A6C" w:rsidP="00BE4719">
      <w:pPr>
        <w:pStyle w:val="a3"/>
        <w:ind w:left="0"/>
        <w:jc w:val="center"/>
        <w:rPr>
          <w:sz w:val="28"/>
        </w:rPr>
      </w:pPr>
      <w:r w:rsidRPr="00E5038C">
        <w:t>Aleksey A. Somov</w:t>
      </w:r>
      <w:r w:rsidRPr="00E5038C">
        <w:rPr>
          <w:vertAlign w:val="superscript"/>
        </w:rPr>
        <w:t>1</w:t>
      </w:r>
      <w:r w:rsidR="001B54EE" w:rsidRPr="00E5038C">
        <w:rPr>
          <w:vertAlign w:val="superscript"/>
        </w:rPr>
        <w:t xml:space="preserve">, </w:t>
      </w:r>
      <w:r w:rsidRPr="00E5038C">
        <w:rPr>
          <w:vertAlign w:val="superscript"/>
        </w:rPr>
        <w:t>A</w:t>
      </w:r>
      <w:r w:rsidRPr="00E5038C">
        <w:t>, Aleksander A. Starovoytov</w:t>
      </w:r>
      <w:r w:rsidRPr="00E5038C">
        <w:rPr>
          <w:vertAlign w:val="superscript"/>
        </w:rPr>
        <w:t>1</w:t>
      </w:r>
      <w:r w:rsidR="001B54EE" w:rsidRPr="00E5038C">
        <w:rPr>
          <w:vertAlign w:val="superscript"/>
        </w:rPr>
        <w:t xml:space="preserve">, </w:t>
      </w:r>
      <w:r w:rsidRPr="00E5038C">
        <w:rPr>
          <w:vertAlign w:val="superscript"/>
        </w:rPr>
        <w:t>A</w:t>
      </w:r>
      <w:r w:rsidRPr="00E5038C">
        <w:t>, Denis N. Chulchekov</w:t>
      </w:r>
      <w:r w:rsidRPr="00E5038C">
        <w:rPr>
          <w:vertAlign w:val="superscript"/>
        </w:rPr>
        <w:t>1</w:t>
      </w:r>
      <w:r w:rsidR="001B54EE" w:rsidRPr="00E5038C">
        <w:rPr>
          <w:vertAlign w:val="superscript"/>
        </w:rPr>
        <w:t xml:space="preserve">, </w:t>
      </w:r>
      <w:r w:rsidRPr="00E5038C">
        <w:rPr>
          <w:vertAlign w:val="superscript"/>
        </w:rPr>
        <w:t>A</w:t>
      </w:r>
      <w:r w:rsidRPr="00E5038C">
        <w:t>, Kirill K. Kivva</w:t>
      </w:r>
      <w:r w:rsidRPr="00E5038C">
        <w:rPr>
          <w:vertAlign w:val="superscript"/>
        </w:rPr>
        <w:t>1</w:t>
      </w:r>
      <w:r w:rsidR="001B54EE" w:rsidRPr="00E5038C">
        <w:rPr>
          <w:vertAlign w:val="superscript"/>
        </w:rPr>
        <w:t>, </w:t>
      </w:r>
      <w:r w:rsidRPr="00E5038C">
        <w:rPr>
          <w:vertAlign w:val="superscript"/>
        </w:rPr>
        <w:t>B</w:t>
      </w:r>
      <w:r w:rsidRPr="00E5038C">
        <w:t>, Anton S. Khleborodov</w:t>
      </w:r>
      <w:r w:rsidRPr="00E5038C">
        <w:rPr>
          <w:vertAlign w:val="superscript"/>
        </w:rPr>
        <w:t>1</w:t>
      </w:r>
      <w:r w:rsidR="001B54EE" w:rsidRPr="00E5038C">
        <w:rPr>
          <w:vertAlign w:val="superscript"/>
        </w:rPr>
        <w:t>, </w:t>
      </w:r>
      <w:r w:rsidRPr="00E5038C">
        <w:rPr>
          <w:vertAlign w:val="superscript"/>
        </w:rPr>
        <w:t>A</w:t>
      </w:r>
      <w:r w:rsidRPr="00E5038C">
        <w:t>, Vladimir I. Polyanichko</w:t>
      </w:r>
      <w:r w:rsidRPr="00E5038C">
        <w:rPr>
          <w:vertAlign w:val="superscript"/>
        </w:rPr>
        <w:t>1</w:t>
      </w:r>
      <w:r w:rsidR="001B54EE" w:rsidRPr="00E5038C">
        <w:rPr>
          <w:vertAlign w:val="superscript"/>
        </w:rPr>
        <w:t>, </w:t>
      </w:r>
      <w:r w:rsidRPr="00E5038C">
        <w:rPr>
          <w:vertAlign w:val="superscript"/>
        </w:rPr>
        <w:t>A</w:t>
      </w:r>
      <w:r w:rsidRPr="00E5038C">
        <w:t>, Yuri Yu. Korolev</w:t>
      </w:r>
      <w:r w:rsidRPr="00E5038C">
        <w:rPr>
          <w:vertAlign w:val="superscript"/>
        </w:rPr>
        <w:t>1</w:t>
      </w:r>
      <w:r w:rsidR="001B54EE" w:rsidRPr="00E5038C">
        <w:rPr>
          <w:vertAlign w:val="superscript"/>
        </w:rPr>
        <w:t>, </w:t>
      </w:r>
      <w:r w:rsidRPr="00E5038C">
        <w:rPr>
          <w:vertAlign w:val="superscript"/>
        </w:rPr>
        <w:t>A</w:t>
      </w:r>
      <w:r w:rsidRPr="00E5038C">
        <w:t>, Alina O. Bezverkhnaya</w:t>
      </w:r>
      <w:r w:rsidRPr="00E5038C">
        <w:rPr>
          <w:vertAlign w:val="superscript"/>
        </w:rPr>
        <w:t>1</w:t>
      </w:r>
      <w:r w:rsidR="001B54EE" w:rsidRPr="00E5038C">
        <w:rPr>
          <w:vertAlign w:val="superscript"/>
        </w:rPr>
        <w:t>, </w:t>
      </w:r>
      <w:r w:rsidRPr="00E5038C">
        <w:rPr>
          <w:vertAlign w:val="superscript"/>
        </w:rPr>
        <w:t>A</w:t>
      </w:r>
      <w:r w:rsidRPr="00E5038C">
        <w:t>, Semyon V. Novokreshchennykh</w:t>
      </w:r>
      <w:r w:rsidRPr="00E5038C">
        <w:rPr>
          <w:vertAlign w:val="superscript"/>
        </w:rPr>
        <w:t>1</w:t>
      </w:r>
      <w:r w:rsidR="001B54EE" w:rsidRPr="00E5038C">
        <w:rPr>
          <w:vertAlign w:val="superscript"/>
        </w:rPr>
        <w:t>, </w:t>
      </w:r>
      <w:r w:rsidRPr="00E5038C">
        <w:rPr>
          <w:vertAlign w:val="superscript"/>
        </w:rPr>
        <w:t>C</w:t>
      </w:r>
      <w:r w:rsidRPr="00E5038C">
        <w:t>, Valeriya A. Soshnina</w:t>
      </w:r>
      <w:r w:rsidRPr="00E5038C">
        <w:rPr>
          <w:vertAlign w:val="superscript"/>
        </w:rPr>
        <w:t>1</w:t>
      </w:r>
      <w:r w:rsidR="001B54EE" w:rsidRPr="00E5038C">
        <w:rPr>
          <w:vertAlign w:val="superscript"/>
        </w:rPr>
        <w:t>, </w:t>
      </w:r>
      <w:r w:rsidRPr="00E5038C">
        <w:rPr>
          <w:vertAlign w:val="superscript"/>
        </w:rPr>
        <w:t>B</w:t>
      </w:r>
      <w:r w:rsidRPr="00E5038C">
        <w:t>, Ilias N. Mukhametov</w:t>
      </w:r>
      <w:r w:rsidRPr="00E5038C">
        <w:rPr>
          <w:vertAlign w:val="superscript"/>
        </w:rPr>
        <w:t>1</w:t>
      </w:r>
      <w:r w:rsidR="001B54EE" w:rsidRPr="00E5038C">
        <w:rPr>
          <w:vertAlign w:val="superscript"/>
        </w:rPr>
        <w:t>, </w:t>
      </w:r>
      <w:r w:rsidRPr="00E5038C">
        <w:rPr>
          <w:vertAlign w:val="superscript"/>
        </w:rPr>
        <w:t>C</w:t>
      </w:r>
      <w:r w:rsidRPr="00E5038C">
        <w:t>, Valeriy F. Parkhomchuk</w:t>
      </w:r>
      <w:r w:rsidRPr="00E5038C">
        <w:rPr>
          <w:vertAlign w:val="superscript"/>
        </w:rPr>
        <w:t>1</w:t>
      </w:r>
      <w:r w:rsidR="001B54EE" w:rsidRPr="00E5038C">
        <w:rPr>
          <w:vertAlign w:val="superscript"/>
        </w:rPr>
        <w:t>, </w:t>
      </w:r>
      <w:r w:rsidRPr="00E5038C">
        <w:rPr>
          <w:vertAlign w:val="superscript"/>
        </w:rPr>
        <w:t>A</w:t>
      </w:r>
      <w:r w:rsidRPr="00E5038C">
        <w:t>, Gennady A. Kantakov</w:t>
      </w:r>
      <w:r w:rsidRPr="00E5038C">
        <w:rPr>
          <w:vertAlign w:val="superscript"/>
        </w:rPr>
        <w:t>1</w:t>
      </w:r>
      <w:r w:rsidR="001B54EE" w:rsidRPr="00E5038C">
        <w:rPr>
          <w:vertAlign w:val="superscript"/>
        </w:rPr>
        <w:t>, </w:t>
      </w:r>
      <w:r w:rsidRPr="00E5038C">
        <w:rPr>
          <w:vertAlign w:val="superscript"/>
        </w:rPr>
        <w:t>A</w:t>
      </w:r>
      <w:r w:rsidR="001B54EE" w:rsidRPr="00E5038C">
        <w:rPr>
          <w:vertAlign w:val="superscript"/>
        </w:rPr>
        <w:t>,</w:t>
      </w:r>
      <w:r w:rsidR="00744FF8" w:rsidRPr="00E5038C">
        <w:rPr>
          <w:vertAlign w:val="superscript"/>
        </w:rPr>
        <w:t>D</w:t>
      </w:r>
      <w:r w:rsidRPr="00E5038C">
        <w:t xml:space="preserve"> and Evgeny A. Pakhomov</w:t>
      </w:r>
      <w:r w:rsidRPr="00E5038C">
        <w:rPr>
          <w:vertAlign w:val="superscript"/>
        </w:rPr>
        <w:t>2</w:t>
      </w:r>
      <w:r w:rsidR="001B54EE" w:rsidRPr="00E5038C">
        <w:rPr>
          <w:vertAlign w:val="superscript"/>
        </w:rPr>
        <w:t xml:space="preserve">, </w:t>
      </w:r>
      <w:r w:rsidR="00744FF8" w:rsidRPr="00E5038C">
        <w:rPr>
          <w:vertAlign w:val="superscript"/>
        </w:rPr>
        <w:t>E</w:t>
      </w:r>
      <w:r w:rsidR="001B54EE" w:rsidRPr="00E5038C">
        <w:rPr>
          <w:vertAlign w:val="superscript"/>
        </w:rPr>
        <w:t>,</w:t>
      </w:r>
      <w:r w:rsidR="00744FF8" w:rsidRPr="00E5038C">
        <w:rPr>
          <w:vertAlign w:val="superscript"/>
        </w:rPr>
        <w:t>F</w:t>
      </w:r>
      <w:r w:rsidR="001B54EE" w:rsidRPr="00E5038C">
        <w:rPr>
          <w:vertAlign w:val="superscript"/>
        </w:rPr>
        <w:t>,</w:t>
      </w:r>
      <w:r w:rsidR="00744FF8" w:rsidRPr="00E5038C">
        <w:rPr>
          <w:vertAlign w:val="superscript"/>
        </w:rPr>
        <w:t>G</w:t>
      </w:r>
      <w:r w:rsidRPr="00E5038C">
        <w:t xml:space="preserve"> </w:t>
      </w:r>
    </w:p>
    <w:p w14:paraId="4F21FF43" w14:textId="77777777" w:rsidR="003F346B" w:rsidRPr="00E5038C" w:rsidRDefault="003F346B" w:rsidP="003F346B">
      <w:pPr>
        <w:pStyle w:val="a3"/>
        <w:ind w:left="0"/>
        <w:rPr>
          <w:sz w:val="28"/>
        </w:rPr>
      </w:pPr>
    </w:p>
    <w:p w14:paraId="664A97F6" w14:textId="77777777" w:rsidR="003F346B" w:rsidRPr="00E5038C" w:rsidRDefault="003F346B" w:rsidP="003F346B">
      <w:pPr>
        <w:pStyle w:val="a3"/>
        <w:ind w:left="0"/>
        <w:rPr>
          <w:sz w:val="28"/>
        </w:rPr>
      </w:pPr>
    </w:p>
    <w:p w14:paraId="56B4A46A" w14:textId="77777777" w:rsidR="003F346B" w:rsidRPr="00E5038C" w:rsidRDefault="003F346B" w:rsidP="003F346B">
      <w:pPr>
        <w:pStyle w:val="a3"/>
        <w:spacing w:before="1"/>
        <w:ind w:left="0"/>
        <w:rPr>
          <w:sz w:val="23"/>
        </w:rPr>
      </w:pPr>
    </w:p>
    <w:p w14:paraId="6B144D7F" w14:textId="77777777" w:rsidR="003F346B" w:rsidRPr="00E5038C" w:rsidRDefault="003F346B" w:rsidP="003F346B">
      <w:pPr>
        <w:pStyle w:val="a3"/>
        <w:ind w:left="955" w:right="1003"/>
        <w:jc w:val="center"/>
      </w:pPr>
      <w:r w:rsidRPr="00E5038C">
        <w:t>Submitted to the</w:t>
      </w:r>
    </w:p>
    <w:p w14:paraId="04EDFCEC" w14:textId="77777777" w:rsidR="003F346B" w:rsidRPr="00E5038C" w:rsidRDefault="003F346B" w:rsidP="003F346B">
      <w:pPr>
        <w:pStyle w:val="a3"/>
        <w:spacing w:before="1"/>
        <w:ind w:left="0"/>
        <w:rPr>
          <w:sz w:val="21"/>
        </w:rPr>
      </w:pPr>
    </w:p>
    <w:p w14:paraId="390C9FE9" w14:textId="77777777" w:rsidR="003F346B" w:rsidRPr="00E5038C" w:rsidRDefault="003F346B" w:rsidP="00AC3BDC">
      <w:pPr>
        <w:jc w:val="center"/>
        <w:rPr>
          <w:b/>
          <w:sz w:val="24"/>
          <w:szCs w:val="24"/>
        </w:rPr>
      </w:pPr>
      <w:r w:rsidRPr="00E5038C">
        <w:rPr>
          <w:b/>
          <w:sz w:val="24"/>
          <w:szCs w:val="24"/>
        </w:rPr>
        <w:t>NORTH PACIFIC ANADROMOUS FISH COMMISSION</w:t>
      </w:r>
    </w:p>
    <w:p w14:paraId="345F6DA2" w14:textId="77777777" w:rsidR="003F346B" w:rsidRPr="00E5038C" w:rsidRDefault="003F346B" w:rsidP="003F346B">
      <w:pPr>
        <w:pStyle w:val="a3"/>
        <w:ind w:left="0"/>
        <w:rPr>
          <w:b/>
          <w:sz w:val="26"/>
        </w:rPr>
      </w:pPr>
    </w:p>
    <w:p w14:paraId="4BFDBE56" w14:textId="77777777" w:rsidR="003F346B" w:rsidRPr="00E5038C" w:rsidRDefault="003F346B" w:rsidP="003F346B">
      <w:pPr>
        <w:pStyle w:val="a3"/>
        <w:ind w:left="0"/>
        <w:rPr>
          <w:b/>
          <w:sz w:val="26"/>
        </w:rPr>
      </w:pPr>
    </w:p>
    <w:p w14:paraId="607BC4F4" w14:textId="77777777" w:rsidR="003F346B" w:rsidRPr="00E5038C" w:rsidRDefault="003F346B" w:rsidP="003F346B">
      <w:pPr>
        <w:pStyle w:val="a3"/>
        <w:spacing w:before="9"/>
        <w:ind w:left="0"/>
        <w:rPr>
          <w:b/>
          <w:sz w:val="32"/>
        </w:rPr>
      </w:pPr>
    </w:p>
    <w:p w14:paraId="073FAB12" w14:textId="77777777" w:rsidR="003F346B" w:rsidRPr="00E5038C" w:rsidRDefault="003F346B" w:rsidP="003F346B">
      <w:pPr>
        <w:pStyle w:val="a3"/>
        <w:ind w:left="954" w:right="1003"/>
        <w:jc w:val="center"/>
      </w:pPr>
      <w:r w:rsidRPr="00E5038C">
        <w:t>by</w:t>
      </w:r>
    </w:p>
    <w:p w14:paraId="309290A1" w14:textId="77777777" w:rsidR="003F346B" w:rsidRPr="00E5038C" w:rsidRDefault="003F346B" w:rsidP="003F346B">
      <w:pPr>
        <w:pStyle w:val="a3"/>
        <w:spacing w:before="1"/>
        <w:ind w:left="0"/>
        <w:rPr>
          <w:sz w:val="21"/>
        </w:rPr>
      </w:pPr>
    </w:p>
    <w:p w14:paraId="01C34815" w14:textId="77777777" w:rsidR="003F346B" w:rsidRPr="00E5038C" w:rsidRDefault="003F346B" w:rsidP="003F346B">
      <w:pPr>
        <w:pStyle w:val="a3"/>
        <w:ind w:left="954" w:right="1003"/>
        <w:jc w:val="center"/>
      </w:pPr>
      <w:r w:rsidRPr="00E5038C">
        <w:t>Russia</w:t>
      </w:r>
      <w:r w:rsidRPr="00E5038C">
        <w:rPr>
          <w:vertAlign w:val="superscript"/>
        </w:rPr>
        <w:t>1</w:t>
      </w:r>
      <w:r w:rsidR="00401A6C" w:rsidRPr="00E5038C">
        <w:rPr>
          <w:vertAlign w:val="superscript"/>
        </w:rPr>
        <w:t xml:space="preserve"> </w:t>
      </w:r>
      <w:r w:rsidR="00401A6C" w:rsidRPr="00E5038C">
        <w:t>and</w:t>
      </w:r>
      <w:r w:rsidRPr="00E5038C">
        <w:t xml:space="preserve"> Canada</w:t>
      </w:r>
      <w:r w:rsidRPr="00E5038C">
        <w:rPr>
          <w:vertAlign w:val="superscript"/>
        </w:rPr>
        <w:t>2</w:t>
      </w:r>
    </w:p>
    <w:p w14:paraId="3BB10E11" w14:textId="77777777" w:rsidR="003F346B" w:rsidRPr="00E5038C" w:rsidRDefault="003F346B" w:rsidP="003F346B">
      <w:pPr>
        <w:pStyle w:val="a3"/>
        <w:ind w:left="0"/>
        <w:rPr>
          <w:sz w:val="28"/>
        </w:rPr>
      </w:pPr>
    </w:p>
    <w:p w14:paraId="1275841D" w14:textId="77777777" w:rsidR="003F346B" w:rsidRPr="00E5038C" w:rsidRDefault="003F346B" w:rsidP="003F346B">
      <w:pPr>
        <w:pStyle w:val="a3"/>
        <w:ind w:left="0"/>
        <w:rPr>
          <w:sz w:val="38"/>
        </w:rPr>
      </w:pPr>
    </w:p>
    <w:p w14:paraId="415A0029" w14:textId="77777777" w:rsidR="003F346B" w:rsidRPr="00E5038C" w:rsidRDefault="00401A6C" w:rsidP="003F346B">
      <w:pPr>
        <w:pStyle w:val="a3"/>
        <w:ind w:left="954" w:right="1003"/>
        <w:jc w:val="center"/>
      </w:pPr>
      <w:r w:rsidRPr="00E5038C">
        <w:rPr>
          <w:noProof/>
        </w:rPr>
        <w:t>May 2022</w:t>
      </w:r>
    </w:p>
    <w:p w14:paraId="34C50481" w14:textId="77777777" w:rsidR="003F5AA3" w:rsidRPr="00E5038C" w:rsidRDefault="00536661" w:rsidP="003F346B">
      <w:pPr>
        <w:pStyle w:val="a3"/>
        <w:ind w:left="954" w:right="1003"/>
        <w:jc w:val="center"/>
      </w:pPr>
      <w:r w:rsidRPr="00E5038C">
        <w:rPr>
          <w:noProof/>
          <w:lang w:val="ru-RU" w:eastAsia="ru-RU"/>
        </w:rPr>
        <mc:AlternateContent>
          <mc:Choice Requires="wps">
            <w:drawing>
              <wp:anchor distT="0" distB="0" distL="114300" distR="114300" simplePos="0" relativeHeight="251659264" behindDoc="1" locked="0" layoutInCell="1" allowOverlap="1" wp14:anchorId="28C05C38" wp14:editId="769E85EA">
                <wp:simplePos x="0" y="0"/>
                <wp:positionH relativeFrom="page">
                  <wp:posOffset>796290</wp:posOffset>
                </wp:positionH>
                <wp:positionV relativeFrom="paragraph">
                  <wp:posOffset>123190</wp:posOffset>
                </wp:positionV>
                <wp:extent cx="6004560" cy="13716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4560" cy="137160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6A13066" id="Rectangle 2" o:spid="_x0000_s1026" style="position:absolute;margin-left:62.7pt;margin-top:9.7pt;width:472.8pt;height:10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" stroked="f">
                <w10:wrap anchorx="page"/>
              </v:rect>
            </w:pict>
          </mc:Fallback>
        </mc:AlternateContent>
      </w:r>
    </w:p>
    <w:p w14:paraId="054A9A04" w14:textId="77777777" w:rsidR="003F346B" w:rsidRPr="00E5038C" w:rsidRDefault="00536661" w:rsidP="003F346B">
      <w:pPr>
        <w:pStyle w:val="a3"/>
        <w:ind w:left="0"/>
        <w:rPr>
          <w:sz w:val="13"/>
        </w:rPr>
      </w:pPr>
      <w:r w:rsidRPr="00E5038C">
        <w:rPr>
          <w:noProof/>
          <w:lang w:val="ru-RU" w:eastAsia="ru-RU"/>
        </w:rPr>
        <mc:AlternateContent>
          <mc:Choice Requires="wps">
            <w:drawing>
              <wp:anchor distT="0" distB="0" distL="0" distR="0" simplePos="0" relativeHeight="251660288" behindDoc="1" locked="0" layoutInCell="1" allowOverlap="1" wp14:anchorId="3A845D57" wp14:editId="02FDABD9">
                <wp:simplePos x="0" y="0"/>
                <wp:positionH relativeFrom="page">
                  <wp:posOffset>796290</wp:posOffset>
                </wp:positionH>
                <wp:positionV relativeFrom="paragraph">
                  <wp:posOffset>118745</wp:posOffset>
                </wp:positionV>
                <wp:extent cx="5928360" cy="1314450"/>
                <wp:effectExtent l="0" t="0" r="15240" b="19050"/>
                <wp:wrapTopAndBottom/>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314450"/>
                        </a:xfrm>
                        <a:prstGeom prst="rect">
                          <a:avLst/>
                        </a:prstGeom>
                        <a:noFill/>
                        <a:ln w="6350">
                          <a:solidFill>
                            <a:srgbClr val="000000"/>
                          </a:solidFill>
                          <a:prstDash val="solid"/>
                          <a:miter lim="800000"/>
                          <a:headEnd/>
                          <a:tailEnd/>
                        </a:ln>
                      </wps:spPr>
                      <wps:txbx>
                        <w:txbxContent>
                          <w:p w14:paraId="44A7ABBD" w14:textId="77777777" w:rsidR="000149D4" w:rsidRPr="00E5038C" w:rsidRDefault="000149D4" w:rsidP="003F346B">
                            <w:pPr>
                              <w:spacing w:before="72"/>
                              <w:ind w:left="145"/>
                              <w:rPr>
                                <w:b/>
                                <w:sz w:val="24"/>
                              </w:rPr>
                            </w:pPr>
                            <w:r w:rsidRPr="00E5038C">
                              <w:rPr>
                                <w:b/>
                                <w:sz w:val="24"/>
                              </w:rPr>
                              <w:t>THIS PAPER MAY BE CITED IN THE FOLLOWING MANNER:</w:t>
                            </w:r>
                          </w:p>
                          <w:p w14:paraId="6F744341" w14:textId="77777777" w:rsidR="000149D4" w:rsidRDefault="000149D4" w:rsidP="00E2022E">
                            <w:pPr>
                              <w:pStyle w:val="a3"/>
                              <w:ind w:left="145" w:right="318"/>
                            </w:pPr>
                            <w:r w:rsidRPr="00E5038C">
                              <w:t xml:space="preserve">Somov, A.A., A.S. Starovoytov, D.N. Chulchekov, K.K. Kivva, A.S. Khleborodov, V.I. Polyanichko, Yu.Yu. Korolev, A.O. Bezverkhnaya, S.V. Novokreshchennykh, V.A. Soshnina, I.N. Mukhametov, V.F. Parkhomchuk, G.A. Kantakov and E.A. Pakhomov . 2022. Preliminary Findings of the International Year of the Salmon Pan-Pacific Winter High Seas Expedition Onboard the R/V </w:t>
                            </w:r>
                            <w:r w:rsidRPr="00E5038C">
                              <w:rPr>
                                <w:lang w:val="en-US"/>
                              </w:rPr>
                              <w:t>«TINRO»</w:t>
                            </w:r>
                            <w:r w:rsidRPr="00E5038C">
                              <w:t xml:space="preserve"> during </w:t>
                            </w:r>
                            <w:r w:rsidRPr="00E5038C">
                              <w:rPr>
                                <w:lang w:val="en-US"/>
                              </w:rPr>
                              <w:t>March 2-20</w:t>
                            </w:r>
                            <w:r w:rsidRPr="00E5038C">
                              <w:t>. NPAFC Doc. [</w:t>
                            </w:r>
                            <w:r w:rsidRPr="00E5038C">
                              <w:rPr>
                                <w:highlight w:val="yellow"/>
                              </w:rPr>
                              <w:t>insert number]. [insert number of pages]</w:t>
                            </w:r>
                            <w:r w:rsidRPr="00E5038C">
                              <w:t xml:space="preserve"> pp. Russia and Canada (</w:t>
                            </w:r>
                            <w:r>
                              <w:t>Available at</w:t>
                            </w:r>
                            <w:r>
                              <w:rPr>
                                <w:spacing w:val="-1"/>
                              </w:rPr>
                              <w:t xml:space="preserve"> </w:t>
                            </w:r>
                            <w:r>
                              <w:t>https://npafc.org).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45D57" id="Поле 1" o:spid="_x0000_s1027" type="#_x0000_t202" style="position:absolute;margin-left:62.7pt;margin-top:9.35pt;width:466.8pt;height:103.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" filled="f" strokeweight=".5pt">
                <v:textbox inset="0,0,0,0">
                  <w:txbxContent>
                    <w:p w14:paraId="44A7ABBD" w14:textId="77777777" w:rsidR="000149D4" w:rsidRPr="00E5038C" w:rsidRDefault="000149D4" w:rsidP="003F346B">
                      <w:pPr>
                        <w:spacing w:before="72"/>
                        <w:ind w:left="145"/>
                        <w:rPr>
                          <w:b/>
                          <w:sz w:val="24"/>
                        </w:rPr>
                      </w:pPr>
                      <w:r w:rsidRPr="00E5038C">
                        <w:rPr>
                          <w:b/>
                          <w:sz w:val="24"/>
                        </w:rPr>
                        <w:t>THIS PAPER MAY BE CITED IN THE FOLLOWING MANNER:</w:t>
                      </w:r>
                    </w:p>
                    <w:p w14:paraId="6F744341" w14:textId="77777777" w:rsidR="000149D4" w:rsidRDefault="000149D4" w:rsidP="00E2022E">
                      <w:pPr>
                        <w:pStyle w:val="a3"/>
                        <w:ind w:left="145" w:right="318"/>
                      </w:pPr>
                      <w:r w:rsidRPr="00E5038C">
                        <w:t xml:space="preserve">Somov, A.A., A.S. Starovoytov, D.N. Chulchekov, K.K. Kivva, A.S. Khleborodov, V.I. Polyanichko, Yu.Yu. Korolev, A.O. Bezverkhnaya, S.V. Novokreshchennykh, V.A. Soshnina, I.N. Mukhametov, V.F. Parkhomchuk, G.A. Kantakov and E.A. Pakhomov . 2022. Preliminary Findings of the International Year of the Salmon Pan-Pacific Winter High Seas Expedition Onboard the R/V </w:t>
                      </w:r>
                      <w:r w:rsidRPr="00E5038C">
                        <w:rPr>
                          <w:lang w:val="en-US"/>
                        </w:rPr>
                        <w:t>«TINRO»</w:t>
                      </w:r>
                      <w:r w:rsidRPr="00E5038C">
                        <w:t xml:space="preserve"> during </w:t>
                      </w:r>
                      <w:r w:rsidRPr="00E5038C">
                        <w:rPr>
                          <w:lang w:val="en-US"/>
                        </w:rPr>
                        <w:t>March 2-20</w:t>
                      </w:r>
                      <w:r w:rsidRPr="00E5038C">
                        <w:t>. NPAFC Doc. [</w:t>
                      </w:r>
                      <w:r w:rsidRPr="00E5038C">
                        <w:rPr>
                          <w:highlight w:val="yellow"/>
                        </w:rPr>
                        <w:t>insert number]. [insert number of pages]</w:t>
                      </w:r>
                      <w:r w:rsidRPr="00E5038C">
                        <w:t xml:space="preserve"> pp. Russia and Canada (</w:t>
                      </w:r>
                      <w:r>
                        <w:t>Available at</w:t>
                      </w:r>
                      <w:r>
                        <w:rPr>
                          <w:spacing w:val="-1"/>
                        </w:rPr>
                        <w:t xml:space="preserve"> </w:t>
                      </w:r>
                      <w:r>
                        <w:t>https://npafc.org).</w:t>
                      </w:r>
                    </w:p>
                  </w:txbxContent>
                </v:textbox>
                <w10:wrap type="topAndBottom" anchorx="page"/>
              </v:shape>
            </w:pict>
          </mc:Fallback>
        </mc:AlternateContent>
      </w:r>
    </w:p>
    <w:p w14:paraId="1A033411" w14:textId="77777777" w:rsidR="006F4754" w:rsidRPr="00E5038C" w:rsidRDefault="006F4754"/>
    <w:p w14:paraId="07F134E4" w14:textId="77777777" w:rsidR="00553809" w:rsidRPr="00E5038C" w:rsidRDefault="00FD29D0">
      <w:pPr>
        <w:rPr>
          <w:b/>
          <w:bCs/>
          <w:sz w:val="24"/>
          <w:szCs w:val="24"/>
          <w:u w:val="single"/>
        </w:rPr>
      </w:pPr>
      <w:r w:rsidRPr="00E5038C">
        <w:rPr>
          <w:b/>
          <w:bCs/>
          <w:sz w:val="24"/>
          <w:szCs w:val="24"/>
          <w:u w:val="single"/>
        </w:rPr>
        <w:lastRenderedPageBreak/>
        <w:t>Affiliations</w:t>
      </w:r>
      <w:r w:rsidR="00553809" w:rsidRPr="00E5038C">
        <w:rPr>
          <w:b/>
          <w:bCs/>
          <w:sz w:val="24"/>
          <w:szCs w:val="24"/>
          <w:u w:val="single"/>
        </w:rPr>
        <w:t>:</w:t>
      </w:r>
    </w:p>
    <w:p w14:paraId="4B86B198" w14:textId="77777777" w:rsidR="00553809" w:rsidRPr="00E5038C" w:rsidRDefault="00553809" w:rsidP="00804761">
      <w:pPr>
        <w:spacing w:before="240"/>
        <w:rPr>
          <w:sz w:val="24"/>
          <w:szCs w:val="24"/>
        </w:rPr>
      </w:pPr>
      <w:r w:rsidRPr="00E5038C">
        <w:rPr>
          <w:sz w:val="24"/>
          <w:szCs w:val="24"/>
          <w:vertAlign w:val="superscript"/>
        </w:rPr>
        <w:t>A</w:t>
      </w:r>
      <w:r w:rsidR="00E37659" w:rsidRPr="00E5038C">
        <w:rPr>
          <w:sz w:val="24"/>
          <w:szCs w:val="24"/>
        </w:rPr>
        <w:t xml:space="preserve"> Pacific branch of </w:t>
      </w:r>
      <w:r w:rsidR="00401A6C" w:rsidRPr="00E5038C">
        <w:rPr>
          <w:sz w:val="24"/>
          <w:szCs w:val="24"/>
        </w:rPr>
        <w:t>Russian Federal Research Institute of Fisheries and Oceanography (</w:t>
      </w:r>
      <w:r w:rsidR="00E37659" w:rsidRPr="00E5038C">
        <w:rPr>
          <w:sz w:val="24"/>
          <w:szCs w:val="24"/>
        </w:rPr>
        <w:t>VNIRO (“TINRO”)</w:t>
      </w:r>
      <w:r w:rsidR="00401A6C" w:rsidRPr="00E5038C">
        <w:rPr>
          <w:sz w:val="24"/>
          <w:szCs w:val="24"/>
        </w:rPr>
        <w:t>)</w:t>
      </w:r>
      <w:r w:rsidR="00E37659" w:rsidRPr="00E5038C">
        <w:rPr>
          <w:sz w:val="24"/>
          <w:szCs w:val="24"/>
        </w:rPr>
        <w:t>, Vladivostok, Russia</w:t>
      </w:r>
    </w:p>
    <w:p w14:paraId="0957F8DA" w14:textId="77777777" w:rsidR="00744FF8" w:rsidRPr="00E5038C" w:rsidRDefault="00E37659" w:rsidP="00744FF8">
      <w:pPr>
        <w:spacing w:before="240"/>
        <w:rPr>
          <w:sz w:val="24"/>
          <w:szCs w:val="24"/>
        </w:rPr>
      </w:pPr>
      <w:r w:rsidRPr="00E5038C">
        <w:rPr>
          <w:sz w:val="24"/>
          <w:szCs w:val="24"/>
          <w:vertAlign w:val="superscript"/>
        </w:rPr>
        <w:t>B</w:t>
      </w:r>
      <w:r w:rsidR="00384D43" w:rsidRPr="00E5038C">
        <w:rPr>
          <w:sz w:val="24"/>
          <w:szCs w:val="24"/>
          <w:vertAlign w:val="superscript"/>
        </w:rPr>
        <w:t xml:space="preserve"> </w:t>
      </w:r>
      <w:r w:rsidR="00401A6C" w:rsidRPr="00E5038C">
        <w:rPr>
          <w:sz w:val="24"/>
          <w:szCs w:val="24"/>
        </w:rPr>
        <w:t>Central office of</w:t>
      </w:r>
      <w:r w:rsidR="00744FF8" w:rsidRPr="00E5038C">
        <w:rPr>
          <w:sz w:val="24"/>
          <w:szCs w:val="24"/>
        </w:rPr>
        <w:t xml:space="preserve"> Russian Federal Research Institute of Fisheries and Oceanography (VNIRO), Moscow, Russia</w:t>
      </w:r>
    </w:p>
    <w:p w14:paraId="0EF27480" w14:textId="77777777" w:rsidR="00384D43" w:rsidRPr="00E5038C" w:rsidRDefault="00384D43" w:rsidP="00804761">
      <w:pPr>
        <w:spacing w:before="240"/>
        <w:rPr>
          <w:sz w:val="24"/>
          <w:szCs w:val="24"/>
        </w:rPr>
      </w:pPr>
      <w:r w:rsidRPr="00E5038C">
        <w:rPr>
          <w:sz w:val="24"/>
          <w:szCs w:val="24"/>
          <w:vertAlign w:val="superscript"/>
        </w:rPr>
        <w:t>C</w:t>
      </w:r>
      <w:r w:rsidR="00804761" w:rsidRPr="00E5038C">
        <w:rPr>
          <w:sz w:val="24"/>
          <w:szCs w:val="24"/>
          <w:vertAlign w:val="superscript"/>
        </w:rPr>
        <w:t xml:space="preserve"> </w:t>
      </w:r>
      <w:r w:rsidR="00744FF8" w:rsidRPr="00E5038C">
        <w:rPr>
          <w:sz w:val="24"/>
          <w:szCs w:val="24"/>
        </w:rPr>
        <w:t>Sakhalin branch of Russian Federal Research Institute of Fisheries and Oceanography (VNIRO (“SakhNIRO”)), Yuzhno-Sakhalinsk, Russia</w:t>
      </w:r>
    </w:p>
    <w:p w14:paraId="066C19E9" w14:textId="77777777" w:rsidR="001B54EE" w:rsidRPr="00E5038C" w:rsidRDefault="001B54EE" w:rsidP="001B54EE">
      <w:pPr>
        <w:spacing w:before="240"/>
        <w:rPr>
          <w:sz w:val="24"/>
          <w:szCs w:val="24"/>
          <w:lang w:val="en-US" w:eastAsia="ru-RU"/>
        </w:rPr>
      </w:pPr>
      <w:r w:rsidRPr="00E5038C">
        <w:rPr>
          <w:sz w:val="24"/>
          <w:szCs w:val="24"/>
          <w:vertAlign w:val="superscript"/>
        </w:rPr>
        <w:t xml:space="preserve">D </w:t>
      </w:r>
      <w:r w:rsidRPr="00E5038C">
        <w:rPr>
          <w:sz w:val="24"/>
          <w:szCs w:val="24"/>
          <w:lang w:val="en-US" w:eastAsia="ru-RU"/>
        </w:rPr>
        <w:t>Far Eastern Ecological Center, Ltd.</w:t>
      </w:r>
      <w:r w:rsidRPr="00E5038C">
        <w:rPr>
          <w:sz w:val="24"/>
          <w:szCs w:val="24"/>
        </w:rPr>
        <w:t>, Yuzhno-Sakhalinsk, Russia</w:t>
      </w:r>
    </w:p>
    <w:p w14:paraId="7C2AB717" w14:textId="77777777" w:rsidR="00744FF8" w:rsidRPr="00E5038C" w:rsidRDefault="00744FF8" w:rsidP="00744FF8">
      <w:pPr>
        <w:pStyle w:val="Default"/>
        <w:rPr>
          <w:sz w:val="14"/>
          <w:szCs w:val="14"/>
          <w:lang w:val="en-US"/>
        </w:rPr>
      </w:pPr>
    </w:p>
    <w:p w14:paraId="0DBED715" w14:textId="77777777" w:rsidR="00744FF8" w:rsidRPr="00E5038C" w:rsidRDefault="00744FF8" w:rsidP="00744FF8">
      <w:pPr>
        <w:pStyle w:val="Default"/>
        <w:rPr>
          <w:sz w:val="22"/>
          <w:szCs w:val="22"/>
          <w:lang w:val="en-US"/>
        </w:rPr>
      </w:pPr>
      <w:r w:rsidRPr="00E5038C">
        <w:rPr>
          <w:rFonts w:eastAsia="Times New Roman"/>
          <w:color w:val="auto"/>
          <w:vertAlign w:val="superscript"/>
          <w:lang w:val="en-CA"/>
        </w:rPr>
        <w:t>E</w:t>
      </w:r>
      <w:r w:rsidRPr="00E5038C">
        <w:rPr>
          <w:sz w:val="14"/>
          <w:szCs w:val="14"/>
          <w:lang w:val="en-US"/>
        </w:rPr>
        <w:t xml:space="preserve"> </w:t>
      </w:r>
      <w:r w:rsidRPr="00E5038C">
        <w:rPr>
          <w:sz w:val="22"/>
          <w:szCs w:val="22"/>
          <w:lang w:val="en-US"/>
        </w:rPr>
        <w:t xml:space="preserve">Department of Earth, Ocean &amp; Atmospheric Sciences (EOAS), 2039-2207 Main Mall, University of British Columbia, Vancouver, BC, V6T 1Z4, Canada </w:t>
      </w:r>
    </w:p>
    <w:p w14:paraId="6D4DFF7E" w14:textId="77777777" w:rsidR="00744FF8" w:rsidRPr="00E5038C" w:rsidRDefault="00744FF8" w:rsidP="00744FF8">
      <w:pPr>
        <w:pStyle w:val="Default"/>
        <w:rPr>
          <w:sz w:val="14"/>
          <w:szCs w:val="14"/>
          <w:lang w:val="en-US"/>
        </w:rPr>
      </w:pPr>
    </w:p>
    <w:p w14:paraId="644F6DD2" w14:textId="77777777" w:rsidR="00744FF8" w:rsidRPr="00E5038C" w:rsidRDefault="001B54EE" w:rsidP="00744FF8">
      <w:pPr>
        <w:pStyle w:val="Default"/>
        <w:rPr>
          <w:sz w:val="22"/>
          <w:szCs w:val="22"/>
          <w:lang w:val="en-US"/>
        </w:rPr>
      </w:pPr>
      <w:r w:rsidRPr="00E5038C">
        <w:rPr>
          <w:rFonts w:eastAsia="Times New Roman"/>
          <w:color w:val="auto"/>
          <w:vertAlign w:val="superscript"/>
          <w:lang w:val="en-CA"/>
        </w:rPr>
        <w:t>F</w:t>
      </w:r>
      <w:r w:rsidR="00744FF8" w:rsidRPr="00E5038C">
        <w:rPr>
          <w:sz w:val="14"/>
          <w:szCs w:val="14"/>
          <w:lang w:val="en-US"/>
        </w:rPr>
        <w:t xml:space="preserve"> </w:t>
      </w:r>
      <w:r w:rsidR="00744FF8" w:rsidRPr="00E5038C">
        <w:rPr>
          <w:sz w:val="22"/>
          <w:szCs w:val="22"/>
          <w:lang w:val="en-US"/>
        </w:rPr>
        <w:t xml:space="preserve">Institute for the Oceans and Fisheries (IOF), AERL, 231-2202 Main Mall, University of British Columbia, Vancouver, BC, V6T 1Z4, Canada </w:t>
      </w:r>
    </w:p>
    <w:p w14:paraId="5635049A" w14:textId="77777777" w:rsidR="00744FF8" w:rsidRDefault="001B54EE" w:rsidP="00744FF8">
      <w:pPr>
        <w:spacing w:before="240"/>
        <w:rPr>
          <w:sz w:val="24"/>
          <w:szCs w:val="24"/>
        </w:rPr>
      </w:pPr>
      <w:r w:rsidRPr="00E5038C">
        <w:rPr>
          <w:sz w:val="24"/>
          <w:szCs w:val="24"/>
          <w:vertAlign w:val="superscript"/>
        </w:rPr>
        <w:t xml:space="preserve">G </w:t>
      </w:r>
      <w:r w:rsidR="00744FF8" w:rsidRPr="00E5038C">
        <w:rPr>
          <w:rFonts w:eastAsiaTheme="minorHAnsi"/>
          <w:color w:val="000000"/>
          <w:lang w:val="en-US"/>
        </w:rPr>
        <w:t>Hakai Institute, P.O. Box 309, Heriot Bay, BC, V0P 1H0, Canada</w:t>
      </w:r>
    </w:p>
    <w:p w14:paraId="4AFE76B0" w14:textId="77777777" w:rsidR="00744FF8" w:rsidRDefault="00744FF8" w:rsidP="00804761">
      <w:pPr>
        <w:spacing w:before="240"/>
        <w:rPr>
          <w:sz w:val="24"/>
          <w:szCs w:val="24"/>
        </w:rPr>
      </w:pPr>
    </w:p>
    <w:p w14:paraId="1F1C299D" w14:textId="77777777" w:rsidR="00265564" w:rsidRDefault="00265564" w:rsidP="00804761">
      <w:pPr>
        <w:spacing w:before="240"/>
        <w:rPr>
          <w:sz w:val="24"/>
          <w:szCs w:val="24"/>
        </w:rPr>
      </w:pPr>
    </w:p>
    <w:p w14:paraId="16752030" w14:textId="77777777" w:rsidR="00265564" w:rsidRDefault="00265564">
      <w:pPr>
        <w:widowControl/>
        <w:autoSpaceDE/>
        <w:autoSpaceDN/>
        <w:spacing w:after="160" w:line="259" w:lineRule="auto"/>
        <w:rPr>
          <w:sz w:val="24"/>
          <w:szCs w:val="24"/>
        </w:rPr>
      </w:pPr>
      <w:r>
        <w:rPr>
          <w:sz w:val="24"/>
          <w:szCs w:val="24"/>
        </w:rPr>
        <w:br w:type="page"/>
      </w:r>
    </w:p>
    <w:p w14:paraId="2660951A" w14:textId="77777777" w:rsidR="00265564" w:rsidRDefault="00265564" w:rsidP="00AC3BDC">
      <w:pPr>
        <w:pStyle w:val="1"/>
        <w:ind w:left="0"/>
      </w:pPr>
      <w:r w:rsidRPr="00936A6D">
        <w:lastRenderedPageBreak/>
        <w:t>Abstract</w:t>
      </w:r>
      <w:r w:rsidR="00936A6D">
        <w:br/>
      </w:r>
    </w:p>
    <w:p w14:paraId="6244BABE" w14:textId="7640918E" w:rsidR="005F4B4C" w:rsidRDefault="005F4B4C" w:rsidP="00360CE4">
      <w:pPr>
        <w:spacing w:before="46"/>
        <w:ind w:right="517"/>
        <w:rPr>
          <w:sz w:val="24"/>
          <w:szCs w:val="24"/>
        </w:rPr>
      </w:pPr>
      <w:r w:rsidRPr="00CB1B5F">
        <w:rPr>
          <w:sz w:val="24"/>
          <w:szCs w:val="24"/>
        </w:rPr>
        <w:t xml:space="preserve">During February-March 2022, RV </w:t>
      </w:r>
      <w:r w:rsidRPr="00CB1B5F">
        <w:rPr>
          <w:i/>
          <w:sz w:val="24"/>
          <w:szCs w:val="24"/>
        </w:rPr>
        <w:t>TINRO</w:t>
      </w:r>
      <w:r w:rsidRPr="00CB1B5F">
        <w:rPr>
          <w:sz w:val="24"/>
          <w:szCs w:val="24"/>
        </w:rPr>
        <w:t xml:space="preserve"> conducted the </w:t>
      </w:r>
      <w:r w:rsidR="008A5346">
        <w:rPr>
          <w:sz w:val="24"/>
          <w:szCs w:val="24"/>
          <w:lang w:val="en-US"/>
        </w:rPr>
        <w:t xml:space="preserve">ecosystem </w:t>
      </w:r>
      <w:r w:rsidR="008A5346" w:rsidRPr="00CB1B5F">
        <w:rPr>
          <w:sz w:val="24"/>
          <w:szCs w:val="24"/>
        </w:rPr>
        <w:t>survey</w:t>
      </w:r>
      <w:r w:rsidRPr="00CB1B5F">
        <w:rPr>
          <w:sz w:val="24"/>
          <w:szCs w:val="24"/>
        </w:rPr>
        <w:t xml:space="preserve"> south of the Aleutian Islands in the North Pacific. The expedition was an integrative part of the 2022 Pan Pacific survey of the International Year of the Salmon. The main aims of the expedition were:</w:t>
      </w:r>
      <w:r>
        <w:rPr>
          <w:sz w:val="24"/>
          <w:szCs w:val="24"/>
        </w:rPr>
        <w:t xml:space="preserve"> (i) to evaluate oceanographic dynamics in the central part of the North Pacific; (ii) to estimate composition and biomass of the pelagic zooplankton and micronekton; and (iii) to asses of the winter distribution, abundance and biomass of the Pacific salmon. In total, 32 oceanographic stations were completed covering area of </w:t>
      </w:r>
      <w:r w:rsidR="00F022E0">
        <w:rPr>
          <w:sz w:val="24"/>
          <w:szCs w:val="24"/>
        </w:rPr>
        <w:t>⁓</w:t>
      </w:r>
      <w:r w:rsidRPr="00CB1B5F">
        <w:rPr>
          <w:sz w:val="24"/>
          <w:szCs w:val="24"/>
        </w:rPr>
        <w:t>530</w:t>
      </w:r>
      <w:r>
        <w:rPr>
          <w:sz w:val="24"/>
          <w:szCs w:val="24"/>
        </w:rPr>
        <w:t>,000</w:t>
      </w:r>
      <w:r w:rsidRPr="00CB1B5F">
        <w:rPr>
          <w:sz w:val="24"/>
          <w:szCs w:val="24"/>
        </w:rPr>
        <w:t xml:space="preserve"> </w:t>
      </w:r>
      <w:r>
        <w:rPr>
          <w:sz w:val="24"/>
          <w:szCs w:val="24"/>
        </w:rPr>
        <w:t>km</w:t>
      </w:r>
      <w:r w:rsidRPr="00C23012">
        <w:rPr>
          <w:sz w:val="24"/>
          <w:szCs w:val="24"/>
          <w:vertAlign w:val="superscript"/>
        </w:rPr>
        <w:t>2</w:t>
      </w:r>
      <w:r>
        <w:rPr>
          <w:sz w:val="24"/>
          <w:szCs w:val="24"/>
        </w:rPr>
        <w:t>. During the trawl survey, 2</w:t>
      </w:r>
      <w:r w:rsidR="00F022E0">
        <w:rPr>
          <w:sz w:val="24"/>
          <w:szCs w:val="24"/>
        </w:rPr>
        <w:t>7</w:t>
      </w:r>
      <w:r>
        <w:rPr>
          <w:sz w:val="24"/>
          <w:szCs w:val="24"/>
        </w:rPr>
        <w:t xml:space="preserve"> macroplankton, micronekton and nekton species were identified including 11 fish, 7 squid, 6 jellyfish and </w:t>
      </w:r>
      <w:r w:rsidR="00F022E0">
        <w:rPr>
          <w:sz w:val="24"/>
          <w:szCs w:val="24"/>
        </w:rPr>
        <w:t>3</w:t>
      </w:r>
      <w:r>
        <w:rPr>
          <w:sz w:val="24"/>
          <w:szCs w:val="24"/>
        </w:rPr>
        <w:t xml:space="preserve"> salp species. Preliminary total abundance and biomass was calculated to be </w:t>
      </w:r>
      <w:r w:rsidRPr="00CB1B5F">
        <w:rPr>
          <w:sz w:val="24"/>
          <w:szCs w:val="24"/>
        </w:rPr>
        <w:t>19</w:t>
      </w:r>
      <w:r>
        <w:rPr>
          <w:sz w:val="24"/>
          <w:szCs w:val="24"/>
        </w:rPr>
        <w:t>.</w:t>
      </w:r>
      <w:r w:rsidRPr="00CB1B5F">
        <w:rPr>
          <w:sz w:val="24"/>
          <w:szCs w:val="24"/>
        </w:rPr>
        <w:t>3</w:t>
      </w:r>
      <w:r>
        <w:rPr>
          <w:sz w:val="24"/>
          <w:szCs w:val="24"/>
        </w:rPr>
        <w:t xml:space="preserve"> billion individuals and </w:t>
      </w:r>
      <w:r w:rsidRPr="00CB1B5F">
        <w:rPr>
          <w:sz w:val="24"/>
          <w:szCs w:val="24"/>
        </w:rPr>
        <w:t>42</w:t>
      </w:r>
      <w:r>
        <w:rPr>
          <w:sz w:val="24"/>
          <w:szCs w:val="24"/>
        </w:rPr>
        <w:t>9,000</w:t>
      </w:r>
      <w:r w:rsidRPr="00CB1B5F">
        <w:rPr>
          <w:sz w:val="24"/>
          <w:szCs w:val="24"/>
        </w:rPr>
        <w:t xml:space="preserve"> </w:t>
      </w:r>
      <w:r>
        <w:rPr>
          <w:sz w:val="24"/>
          <w:szCs w:val="24"/>
        </w:rPr>
        <w:t xml:space="preserve">tons. In terms of wet mass, biomass dominated by gelatinous macroplankton (55% of jellyfish and 25% of salps) followed by fish (16%, including 15% salmonids) and squid (4%). </w:t>
      </w:r>
      <w:r w:rsidRPr="005F4B4C">
        <w:rPr>
          <w:sz w:val="24"/>
          <w:szCs w:val="24"/>
        </w:rPr>
        <w:t xml:space="preserve">In total, 1146 salmon (131 chum salmon, 36 coho salmon, 942 sockeye salmon, 32 pink, 5 Chinook salmon) were caught during the trawl survey. </w:t>
      </w:r>
      <w:r>
        <w:rPr>
          <w:sz w:val="24"/>
          <w:szCs w:val="24"/>
        </w:rPr>
        <w:t xml:space="preserve">The total standing stock of Pacific salmon in the investigated area was assessed to be ⁓ </w:t>
      </w:r>
      <w:r w:rsidRPr="00CB1B5F">
        <w:rPr>
          <w:sz w:val="24"/>
          <w:szCs w:val="24"/>
        </w:rPr>
        <w:t>14</w:t>
      </w:r>
      <w:r>
        <w:rPr>
          <w:sz w:val="24"/>
          <w:szCs w:val="24"/>
        </w:rPr>
        <w:t xml:space="preserve">7 million individuals or </w:t>
      </w:r>
      <w:r w:rsidRPr="00CB1B5F">
        <w:rPr>
          <w:sz w:val="24"/>
          <w:szCs w:val="24"/>
        </w:rPr>
        <w:t>60</w:t>
      </w:r>
      <w:r>
        <w:rPr>
          <w:sz w:val="24"/>
          <w:szCs w:val="24"/>
        </w:rPr>
        <w:t xml:space="preserve">,800 tons. Sockeye salmon accounted for 80% of the total abundance. Preliminary acoustic data showed that while salmon was observed in the top 100 m water layer, 65% of all salmon concentrated in the top 30 m layer. The findings of this survey showed that during winter Pacific salmon are typically found in low to modest concentrations within the Subarctic Frontal system. Occasionally, subadults Pacific salmon may form locally high concentrations.  Overall, the feeding intensity of Pacific salmon was not very high and gut fulness indices generally ranged from 50 to 100 </w:t>
      </w:r>
      <w:r w:rsidRPr="00CB1B5F">
        <w:rPr>
          <w:sz w:val="24"/>
          <w:szCs w:val="24"/>
        </w:rPr>
        <w:t xml:space="preserve">‱, </w:t>
      </w:r>
      <w:r>
        <w:rPr>
          <w:sz w:val="24"/>
          <w:szCs w:val="24"/>
        </w:rPr>
        <w:t>indicating rather maintaining foraging feeding activity. This was confirmed by generally good fish condition factor of all species, with exception of pink salmon.</w:t>
      </w:r>
    </w:p>
    <w:p w14:paraId="01BD02FD" w14:textId="77777777" w:rsidR="005F4B4C" w:rsidRDefault="005F4B4C" w:rsidP="00360CE4">
      <w:pPr>
        <w:spacing w:before="46"/>
        <w:ind w:right="517"/>
        <w:rPr>
          <w:sz w:val="24"/>
          <w:szCs w:val="24"/>
        </w:rPr>
      </w:pPr>
    </w:p>
    <w:p w14:paraId="6490AF71" w14:textId="213DCC70" w:rsidR="00705661" w:rsidDel="000149D4" w:rsidRDefault="00705661" w:rsidP="00184BF3">
      <w:pPr>
        <w:spacing w:before="46"/>
        <w:ind w:left="391" w:right="517"/>
        <w:rPr>
          <w:del w:id="0" w:author="Алексей Сомов" w:date="2022-05-31T20:03:00Z"/>
          <w:sz w:val="24"/>
          <w:szCs w:val="24"/>
        </w:rPr>
      </w:pPr>
    </w:p>
    <w:p w14:paraId="1DA7646F" w14:textId="77777777" w:rsidR="00705661" w:rsidRDefault="00705661" w:rsidP="00360CE4">
      <w:pPr>
        <w:spacing w:before="46"/>
        <w:ind w:right="517"/>
        <w:rPr>
          <w:sz w:val="24"/>
          <w:szCs w:val="24"/>
        </w:rPr>
      </w:pPr>
      <w:r w:rsidRPr="00705661">
        <w:rPr>
          <w:b/>
          <w:bCs/>
          <w:sz w:val="24"/>
          <w:szCs w:val="24"/>
        </w:rPr>
        <w:t>Keywords:</w:t>
      </w:r>
      <w:r>
        <w:rPr>
          <w:b/>
          <w:bCs/>
          <w:sz w:val="24"/>
          <w:szCs w:val="24"/>
        </w:rPr>
        <w:t xml:space="preserve"> </w:t>
      </w:r>
      <w:r>
        <w:rPr>
          <w:sz w:val="24"/>
          <w:szCs w:val="24"/>
        </w:rPr>
        <w:t>Pacific salmon, North Pacific Ocean, international collaboration</w:t>
      </w:r>
      <w:r w:rsidR="007037E3">
        <w:rPr>
          <w:sz w:val="24"/>
          <w:szCs w:val="24"/>
        </w:rPr>
        <w:t>, winter salmon ecology</w:t>
      </w:r>
      <w:r w:rsidR="00502223">
        <w:rPr>
          <w:sz w:val="24"/>
          <w:szCs w:val="24"/>
        </w:rPr>
        <w:t>, acoustic observations, salps, squid, mesopelagic fishes</w:t>
      </w:r>
    </w:p>
    <w:p w14:paraId="39C4BCC2" w14:textId="77777777" w:rsidR="00360CE4" w:rsidRDefault="00360CE4" w:rsidP="00360CE4">
      <w:pPr>
        <w:spacing w:before="46"/>
        <w:ind w:right="517"/>
        <w:rPr>
          <w:sz w:val="24"/>
          <w:szCs w:val="24"/>
        </w:rPr>
      </w:pPr>
    </w:p>
    <w:p w14:paraId="4B8A2E6D" w14:textId="77777777" w:rsidR="00360CE4" w:rsidRDefault="00360CE4">
      <w:pPr>
        <w:widowControl/>
        <w:autoSpaceDE/>
        <w:autoSpaceDN/>
        <w:spacing w:after="160" w:line="259" w:lineRule="auto"/>
        <w:rPr>
          <w:sz w:val="24"/>
          <w:szCs w:val="24"/>
        </w:rPr>
      </w:pPr>
      <w:r>
        <w:rPr>
          <w:sz w:val="24"/>
          <w:szCs w:val="24"/>
        </w:rPr>
        <w:br w:type="page"/>
      </w:r>
    </w:p>
    <w:p w14:paraId="0F23DE2C" w14:textId="77777777" w:rsidR="00360CE4" w:rsidRPr="00360CE4" w:rsidRDefault="00360CE4" w:rsidP="00AC3BDC">
      <w:pPr>
        <w:pStyle w:val="1"/>
        <w:ind w:left="0"/>
      </w:pPr>
      <w:r w:rsidRPr="00360CE4">
        <w:lastRenderedPageBreak/>
        <w:t>Introduction</w:t>
      </w:r>
    </w:p>
    <w:p w14:paraId="6E0EF7E7" w14:textId="77777777" w:rsidR="00360CE4" w:rsidRDefault="00360CE4" w:rsidP="00360CE4">
      <w:pPr>
        <w:spacing w:before="46"/>
        <w:ind w:right="517"/>
        <w:jc w:val="center"/>
        <w:rPr>
          <w:sz w:val="24"/>
          <w:szCs w:val="24"/>
        </w:rPr>
      </w:pPr>
    </w:p>
    <w:p w14:paraId="4F49426B" w14:textId="3B676E20" w:rsidR="0050051F" w:rsidRPr="00E5038C" w:rsidRDefault="00551CD2" w:rsidP="00BB3574">
      <w:pPr>
        <w:spacing w:before="46"/>
        <w:ind w:right="517"/>
        <w:rPr>
          <w:sz w:val="24"/>
          <w:szCs w:val="24"/>
        </w:rPr>
      </w:pPr>
      <w:r w:rsidRPr="00E5038C">
        <w:rPr>
          <w:sz w:val="24"/>
          <w:szCs w:val="24"/>
        </w:rPr>
        <w:t xml:space="preserve">The 2022 International Year of the Salmon Pan-Pacific Winter High Seas Expedition </w:t>
      </w:r>
      <w:r w:rsidR="00F71884" w:rsidRPr="00E5038C">
        <w:rPr>
          <w:sz w:val="24"/>
          <w:szCs w:val="24"/>
        </w:rPr>
        <w:t>was</w:t>
      </w:r>
      <w:r w:rsidR="00455D80" w:rsidRPr="00E5038C">
        <w:rPr>
          <w:sz w:val="24"/>
          <w:szCs w:val="24"/>
        </w:rPr>
        <w:t xml:space="preserve"> an international collaborative effort between Canada, </w:t>
      </w:r>
      <w:r w:rsidR="009136DA" w:rsidRPr="00E5038C">
        <w:rPr>
          <w:sz w:val="24"/>
          <w:szCs w:val="24"/>
        </w:rPr>
        <w:t xml:space="preserve">Japan, </w:t>
      </w:r>
      <w:r w:rsidR="005C0B55" w:rsidRPr="00E5038C">
        <w:rPr>
          <w:sz w:val="24"/>
          <w:szCs w:val="24"/>
        </w:rPr>
        <w:t xml:space="preserve">the Republic of Korea, </w:t>
      </w:r>
      <w:r w:rsidR="009136DA" w:rsidRPr="00E5038C">
        <w:rPr>
          <w:sz w:val="24"/>
          <w:szCs w:val="24"/>
        </w:rPr>
        <w:t xml:space="preserve">the Russian Federation and the United States of America. </w:t>
      </w:r>
      <w:r w:rsidR="00DD2931" w:rsidRPr="00E5038C">
        <w:rPr>
          <w:sz w:val="24"/>
          <w:szCs w:val="24"/>
        </w:rPr>
        <w:t xml:space="preserve">The 2022 Expedition </w:t>
      </w:r>
      <w:r w:rsidR="00CF7BE2" w:rsidRPr="00E5038C">
        <w:rPr>
          <w:sz w:val="24"/>
          <w:szCs w:val="24"/>
        </w:rPr>
        <w:t xml:space="preserve">was planned to be </w:t>
      </w:r>
      <w:r w:rsidR="005C6C26" w:rsidRPr="00E5038C">
        <w:rPr>
          <w:sz w:val="24"/>
          <w:szCs w:val="24"/>
        </w:rPr>
        <w:t>the largest</w:t>
      </w:r>
      <w:r w:rsidR="00CF7BE2" w:rsidRPr="00E5038C">
        <w:rPr>
          <w:sz w:val="24"/>
          <w:szCs w:val="24"/>
        </w:rPr>
        <w:t xml:space="preserve"> coordinated</w:t>
      </w:r>
      <w:r w:rsidR="005C6C26" w:rsidRPr="00E5038C">
        <w:rPr>
          <w:sz w:val="24"/>
          <w:szCs w:val="24"/>
        </w:rPr>
        <w:t xml:space="preserve"> multinational survey to study salmon in the North Pacific Ocean</w:t>
      </w:r>
      <w:r w:rsidR="004D640A" w:rsidRPr="00E5038C">
        <w:rPr>
          <w:sz w:val="24"/>
          <w:szCs w:val="24"/>
        </w:rPr>
        <w:t xml:space="preserve"> (NPO)</w:t>
      </w:r>
      <w:r w:rsidR="005C6C26" w:rsidRPr="00E5038C">
        <w:rPr>
          <w:sz w:val="24"/>
          <w:szCs w:val="24"/>
        </w:rPr>
        <w:t xml:space="preserve"> during the winter and builds </w:t>
      </w:r>
      <w:r w:rsidR="002C5070" w:rsidRPr="00E5038C">
        <w:rPr>
          <w:sz w:val="24"/>
          <w:szCs w:val="24"/>
        </w:rPr>
        <w:t>up</w:t>
      </w:r>
      <w:r w:rsidR="00DD2931" w:rsidRPr="00E5038C">
        <w:rPr>
          <w:sz w:val="24"/>
          <w:szCs w:val="24"/>
        </w:rPr>
        <w:t xml:space="preserve">on </w:t>
      </w:r>
      <w:r w:rsidR="00FD6DEA" w:rsidRPr="00E5038C">
        <w:rPr>
          <w:sz w:val="24"/>
          <w:szCs w:val="24"/>
        </w:rPr>
        <w:t xml:space="preserve">previous </w:t>
      </w:r>
      <w:r w:rsidR="002C5070" w:rsidRPr="00E5038C">
        <w:rPr>
          <w:sz w:val="24"/>
          <w:szCs w:val="24"/>
        </w:rPr>
        <w:t>regional expeditions: (a) the Bering-Aleutian Salmon International Survey (BASIS) (NPAFC Bull.,</w:t>
      </w:r>
      <w:r w:rsidR="002C5070" w:rsidRPr="00E5038C">
        <w:rPr>
          <w:sz w:val="24"/>
          <w:szCs w:val="24"/>
          <w:lang w:val="en-US"/>
        </w:rPr>
        <w:t xml:space="preserve"> 2009) and (b) the </w:t>
      </w:r>
      <w:r w:rsidR="008A3560" w:rsidRPr="00E5038C">
        <w:rPr>
          <w:sz w:val="24"/>
          <w:szCs w:val="24"/>
        </w:rPr>
        <w:t>International Year of the Salmon</w:t>
      </w:r>
      <w:r w:rsidR="00FA342A" w:rsidRPr="00E5038C">
        <w:rPr>
          <w:sz w:val="24"/>
          <w:szCs w:val="24"/>
        </w:rPr>
        <w:t xml:space="preserve"> (IYS)</w:t>
      </w:r>
      <w:r w:rsidR="008A3560" w:rsidRPr="00E5038C">
        <w:rPr>
          <w:sz w:val="24"/>
          <w:szCs w:val="24"/>
        </w:rPr>
        <w:t xml:space="preserve"> Expeditions</w:t>
      </w:r>
      <w:r w:rsidR="00DD2931" w:rsidRPr="00E5038C">
        <w:rPr>
          <w:sz w:val="24"/>
          <w:szCs w:val="24"/>
        </w:rPr>
        <w:t xml:space="preserve"> into the Gulf of Alaska </w:t>
      </w:r>
      <w:r w:rsidR="002C5070" w:rsidRPr="00E5038C">
        <w:rPr>
          <w:sz w:val="24"/>
          <w:szCs w:val="24"/>
        </w:rPr>
        <w:t xml:space="preserve">during winters of </w:t>
      </w:r>
      <w:r w:rsidR="00DD2931" w:rsidRPr="00E5038C">
        <w:rPr>
          <w:sz w:val="24"/>
          <w:szCs w:val="24"/>
        </w:rPr>
        <w:t>2019 and 2020</w:t>
      </w:r>
      <w:r w:rsidR="00C629A9" w:rsidRPr="00E5038C">
        <w:rPr>
          <w:sz w:val="24"/>
          <w:szCs w:val="24"/>
        </w:rPr>
        <w:t xml:space="preserve"> (</w:t>
      </w:r>
      <w:r w:rsidR="00624718" w:rsidRPr="00E5038C">
        <w:rPr>
          <w:sz w:val="24"/>
          <w:szCs w:val="24"/>
        </w:rPr>
        <w:t>Pakhomov et al. 2019, Somov et al. 2020</w:t>
      </w:r>
      <w:r w:rsidR="00C629A9" w:rsidRPr="00E5038C">
        <w:rPr>
          <w:sz w:val="24"/>
          <w:szCs w:val="24"/>
        </w:rPr>
        <w:t>)</w:t>
      </w:r>
      <w:r w:rsidR="00CC4B4D" w:rsidRPr="00E5038C">
        <w:rPr>
          <w:sz w:val="24"/>
          <w:szCs w:val="24"/>
        </w:rPr>
        <w:t xml:space="preserve">. </w:t>
      </w:r>
      <w:r w:rsidR="001912F3" w:rsidRPr="00E5038C">
        <w:rPr>
          <w:sz w:val="24"/>
          <w:szCs w:val="24"/>
        </w:rPr>
        <w:t>With changing climate and associated anom</w:t>
      </w:r>
      <w:r w:rsidR="000F4B77" w:rsidRPr="00E5038C">
        <w:rPr>
          <w:sz w:val="24"/>
          <w:szCs w:val="24"/>
        </w:rPr>
        <w:t xml:space="preserve">alous events in the North Pacific Ocean progressively exposing salmon to conditions outside normal climate cycles, these expeditions </w:t>
      </w:r>
      <w:r w:rsidR="002C5070" w:rsidRPr="00E5038C">
        <w:rPr>
          <w:sz w:val="24"/>
          <w:szCs w:val="24"/>
        </w:rPr>
        <w:t xml:space="preserve">aimed </w:t>
      </w:r>
      <w:r w:rsidR="0052022A" w:rsidRPr="00E5038C">
        <w:rPr>
          <w:sz w:val="24"/>
          <w:szCs w:val="24"/>
        </w:rPr>
        <w:t>offer</w:t>
      </w:r>
      <w:r w:rsidR="002C5070" w:rsidRPr="00E5038C">
        <w:rPr>
          <w:sz w:val="24"/>
          <w:szCs w:val="24"/>
        </w:rPr>
        <w:t>ing</w:t>
      </w:r>
      <w:r w:rsidR="0052022A" w:rsidRPr="00E5038C">
        <w:rPr>
          <w:sz w:val="24"/>
          <w:szCs w:val="24"/>
        </w:rPr>
        <w:t xml:space="preserve"> important insights </w:t>
      </w:r>
      <w:r w:rsidR="002C5070" w:rsidRPr="00E5038C">
        <w:rPr>
          <w:sz w:val="24"/>
          <w:szCs w:val="24"/>
        </w:rPr>
        <w:t xml:space="preserve">to achieve </w:t>
      </w:r>
      <w:r w:rsidR="00A05C27" w:rsidRPr="00E5038C">
        <w:rPr>
          <w:sz w:val="24"/>
          <w:szCs w:val="24"/>
        </w:rPr>
        <w:t>further</w:t>
      </w:r>
      <w:r w:rsidR="0052022A" w:rsidRPr="00E5038C">
        <w:rPr>
          <w:sz w:val="24"/>
          <w:szCs w:val="24"/>
        </w:rPr>
        <w:t xml:space="preserve"> understanding </w:t>
      </w:r>
      <w:r w:rsidR="00A05C27" w:rsidRPr="00E5038C">
        <w:rPr>
          <w:sz w:val="24"/>
          <w:szCs w:val="24"/>
        </w:rPr>
        <w:t xml:space="preserve">of </w:t>
      </w:r>
      <w:r w:rsidR="0052022A" w:rsidRPr="00E5038C">
        <w:rPr>
          <w:sz w:val="24"/>
          <w:szCs w:val="24"/>
        </w:rPr>
        <w:t>changing ocean conditions and their effects on salmon in the open ocean.</w:t>
      </w:r>
    </w:p>
    <w:p w14:paraId="4885D31E" w14:textId="77777777" w:rsidR="00F8579D" w:rsidRPr="00E5038C" w:rsidRDefault="00F8579D" w:rsidP="00BB3574">
      <w:pPr>
        <w:spacing w:before="46"/>
        <w:ind w:right="517"/>
        <w:rPr>
          <w:sz w:val="24"/>
          <w:szCs w:val="24"/>
        </w:rPr>
      </w:pPr>
    </w:p>
    <w:p w14:paraId="51011458" w14:textId="634E1FF1" w:rsidR="00342544" w:rsidRPr="00E5038C" w:rsidRDefault="00F8579D" w:rsidP="00BB3574">
      <w:pPr>
        <w:spacing w:before="46"/>
        <w:ind w:right="517"/>
        <w:rPr>
          <w:sz w:val="24"/>
          <w:szCs w:val="24"/>
        </w:rPr>
      </w:pPr>
      <w:r w:rsidRPr="00E5038C">
        <w:rPr>
          <w:sz w:val="24"/>
          <w:szCs w:val="24"/>
        </w:rPr>
        <w:t>To date, significant resources have been invested in attempts to better understand and manage the freshwater phase of the salmon life cycle to maximize salmon productivity. Despite these research efforts, we still struggle to predict and understand inter-annual fluctuations in salmon</w:t>
      </w:r>
      <w:r w:rsidR="00AA79DE" w:rsidRPr="00E5038C">
        <w:rPr>
          <w:sz w:val="24"/>
          <w:szCs w:val="24"/>
        </w:rPr>
        <w:t xml:space="preserve"> populations.</w:t>
      </w:r>
      <w:r w:rsidRPr="00E5038C">
        <w:rPr>
          <w:sz w:val="24"/>
          <w:szCs w:val="24"/>
        </w:rPr>
        <w:t xml:space="preserve"> </w:t>
      </w:r>
      <w:r w:rsidR="00AA79DE" w:rsidRPr="00E5038C">
        <w:rPr>
          <w:sz w:val="24"/>
          <w:szCs w:val="24"/>
        </w:rPr>
        <w:t xml:space="preserve">There is an urgent </w:t>
      </w:r>
      <w:r w:rsidRPr="00E5038C">
        <w:rPr>
          <w:sz w:val="24"/>
          <w:szCs w:val="24"/>
        </w:rPr>
        <w:t xml:space="preserve">need </w:t>
      </w:r>
      <w:r w:rsidR="00AA79DE" w:rsidRPr="00E5038C">
        <w:rPr>
          <w:sz w:val="24"/>
          <w:szCs w:val="24"/>
        </w:rPr>
        <w:t>in</w:t>
      </w:r>
      <w:r w:rsidRPr="00E5038C">
        <w:rPr>
          <w:sz w:val="24"/>
          <w:szCs w:val="24"/>
        </w:rPr>
        <w:t xml:space="preserve"> understand</w:t>
      </w:r>
      <w:r w:rsidR="00AA79DE" w:rsidRPr="00E5038C">
        <w:rPr>
          <w:sz w:val="24"/>
          <w:szCs w:val="24"/>
        </w:rPr>
        <w:t>ing</w:t>
      </w:r>
      <w:r w:rsidR="008A3560" w:rsidRPr="00E5038C">
        <w:rPr>
          <w:sz w:val="24"/>
          <w:szCs w:val="24"/>
        </w:rPr>
        <w:t xml:space="preserve"> the </w:t>
      </w:r>
      <w:r w:rsidR="00CC4B4D" w:rsidRPr="00E5038C">
        <w:rPr>
          <w:sz w:val="24"/>
          <w:szCs w:val="24"/>
        </w:rPr>
        <w:t xml:space="preserve">physical, chemical and biological drivers </w:t>
      </w:r>
      <w:r w:rsidR="00713613" w:rsidRPr="00E5038C">
        <w:rPr>
          <w:sz w:val="24"/>
          <w:szCs w:val="24"/>
        </w:rPr>
        <w:t>of salmon growth and survival</w:t>
      </w:r>
      <w:r w:rsidR="008A3560" w:rsidRPr="00E5038C">
        <w:rPr>
          <w:sz w:val="24"/>
          <w:szCs w:val="24"/>
        </w:rPr>
        <w:t xml:space="preserve"> </w:t>
      </w:r>
      <w:r w:rsidR="00713613" w:rsidRPr="00E5038C">
        <w:rPr>
          <w:sz w:val="24"/>
          <w:szCs w:val="24"/>
        </w:rPr>
        <w:t xml:space="preserve">in the </w:t>
      </w:r>
      <w:r w:rsidR="00AA79DE" w:rsidRPr="00E5038C">
        <w:rPr>
          <w:sz w:val="24"/>
          <w:szCs w:val="24"/>
        </w:rPr>
        <w:t xml:space="preserve">open </w:t>
      </w:r>
      <w:r w:rsidR="00713613" w:rsidRPr="00E5038C">
        <w:rPr>
          <w:sz w:val="24"/>
          <w:szCs w:val="24"/>
        </w:rPr>
        <w:t xml:space="preserve">ocean </w:t>
      </w:r>
      <w:r w:rsidRPr="00E5038C">
        <w:rPr>
          <w:sz w:val="24"/>
          <w:szCs w:val="24"/>
        </w:rPr>
        <w:t xml:space="preserve">to fully address current management challenges. </w:t>
      </w:r>
      <w:r w:rsidR="008A3560" w:rsidRPr="00E5038C">
        <w:rPr>
          <w:sz w:val="24"/>
          <w:szCs w:val="24"/>
        </w:rPr>
        <w:t xml:space="preserve">The </w:t>
      </w:r>
      <w:r w:rsidR="00BA71E2" w:rsidRPr="00E5038C">
        <w:rPr>
          <w:sz w:val="24"/>
          <w:szCs w:val="24"/>
        </w:rPr>
        <w:t xml:space="preserve">IYS 2019, 2020 and 2022 Expeditions </w:t>
      </w:r>
      <w:r w:rsidR="00A50070" w:rsidRPr="00E5038C">
        <w:rPr>
          <w:sz w:val="24"/>
          <w:szCs w:val="24"/>
        </w:rPr>
        <w:t>have begun</w:t>
      </w:r>
      <w:r w:rsidR="00BA71E2" w:rsidRPr="00E5038C">
        <w:rPr>
          <w:sz w:val="24"/>
          <w:szCs w:val="24"/>
        </w:rPr>
        <w:t xml:space="preserve"> to a</w:t>
      </w:r>
      <w:r w:rsidR="00D43891" w:rsidRPr="00E5038C">
        <w:rPr>
          <w:sz w:val="24"/>
          <w:szCs w:val="24"/>
        </w:rPr>
        <w:t>ccumulate novel</w:t>
      </w:r>
      <w:r w:rsidR="00BA71E2" w:rsidRPr="00E5038C">
        <w:rPr>
          <w:sz w:val="24"/>
          <w:szCs w:val="24"/>
        </w:rPr>
        <w:t xml:space="preserve"> knowledge </w:t>
      </w:r>
      <w:r w:rsidR="003A446A" w:rsidRPr="00E5038C">
        <w:rPr>
          <w:sz w:val="24"/>
          <w:szCs w:val="24"/>
        </w:rPr>
        <w:t>regarding</w:t>
      </w:r>
      <w:r w:rsidR="00BA71E2" w:rsidRPr="00E5038C">
        <w:rPr>
          <w:sz w:val="24"/>
          <w:szCs w:val="24"/>
        </w:rPr>
        <w:t xml:space="preserve"> the </w:t>
      </w:r>
      <w:r w:rsidR="004D640A" w:rsidRPr="00E5038C">
        <w:rPr>
          <w:sz w:val="24"/>
          <w:szCs w:val="24"/>
        </w:rPr>
        <w:t xml:space="preserve">winter-spring </w:t>
      </w:r>
      <w:r w:rsidR="00BA71E2" w:rsidRPr="00E5038C">
        <w:rPr>
          <w:sz w:val="24"/>
          <w:szCs w:val="24"/>
        </w:rPr>
        <w:t>ocean phase of the salmon life cycle</w:t>
      </w:r>
      <w:r w:rsidR="00D43891" w:rsidRPr="00E5038C">
        <w:rPr>
          <w:sz w:val="24"/>
          <w:szCs w:val="24"/>
        </w:rPr>
        <w:t>. This has</w:t>
      </w:r>
      <w:r w:rsidR="00342544" w:rsidRPr="00E5038C">
        <w:rPr>
          <w:sz w:val="24"/>
          <w:szCs w:val="24"/>
        </w:rPr>
        <w:t xml:space="preserve"> offered </w:t>
      </w:r>
      <w:r w:rsidR="00D43891" w:rsidRPr="00E5038C">
        <w:rPr>
          <w:sz w:val="24"/>
          <w:szCs w:val="24"/>
        </w:rPr>
        <w:t xml:space="preserve">an </w:t>
      </w:r>
      <w:r w:rsidR="00342544" w:rsidRPr="00E5038C">
        <w:rPr>
          <w:sz w:val="24"/>
          <w:szCs w:val="24"/>
        </w:rPr>
        <w:t>excellent opportunit</w:t>
      </w:r>
      <w:r w:rsidR="00D43891" w:rsidRPr="00E5038C">
        <w:rPr>
          <w:sz w:val="24"/>
          <w:szCs w:val="24"/>
        </w:rPr>
        <w:t>y</w:t>
      </w:r>
      <w:r w:rsidR="00342544" w:rsidRPr="00E5038C">
        <w:rPr>
          <w:sz w:val="24"/>
          <w:szCs w:val="24"/>
        </w:rPr>
        <w:t xml:space="preserve"> for collaborating multilaterally with salmon-producing countries across the North Pacific</w:t>
      </w:r>
      <w:r w:rsidR="00A50070" w:rsidRPr="00E5038C">
        <w:rPr>
          <w:sz w:val="24"/>
          <w:szCs w:val="24"/>
        </w:rPr>
        <w:t xml:space="preserve"> to build knowledge </w:t>
      </w:r>
      <w:r w:rsidR="00D43891" w:rsidRPr="00E5038C">
        <w:rPr>
          <w:sz w:val="24"/>
          <w:szCs w:val="24"/>
        </w:rPr>
        <w:t xml:space="preserve">base </w:t>
      </w:r>
      <w:r w:rsidR="00A50070" w:rsidRPr="00E5038C">
        <w:rPr>
          <w:sz w:val="24"/>
          <w:szCs w:val="24"/>
        </w:rPr>
        <w:t xml:space="preserve">that can improve our ability to manage and sustain salmon </w:t>
      </w:r>
      <w:r w:rsidR="00D43891" w:rsidRPr="00E5038C">
        <w:rPr>
          <w:sz w:val="24"/>
          <w:szCs w:val="24"/>
        </w:rPr>
        <w:t xml:space="preserve">populations </w:t>
      </w:r>
      <w:r w:rsidR="00A50070" w:rsidRPr="00E5038C">
        <w:rPr>
          <w:sz w:val="24"/>
          <w:szCs w:val="24"/>
        </w:rPr>
        <w:t>into the future</w:t>
      </w:r>
      <w:r w:rsidR="00635C7A" w:rsidRPr="00E5038C">
        <w:rPr>
          <w:sz w:val="24"/>
          <w:szCs w:val="24"/>
        </w:rPr>
        <w:t>.</w:t>
      </w:r>
    </w:p>
    <w:p w14:paraId="317643C5" w14:textId="77777777" w:rsidR="0050051F" w:rsidRPr="00E5038C" w:rsidRDefault="0050051F" w:rsidP="00BB3574">
      <w:pPr>
        <w:spacing w:before="46"/>
        <w:ind w:right="517"/>
        <w:rPr>
          <w:sz w:val="24"/>
          <w:szCs w:val="24"/>
        </w:rPr>
      </w:pPr>
    </w:p>
    <w:p w14:paraId="2112A134" w14:textId="78DBB947" w:rsidR="00BB3574" w:rsidRPr="00E5038C" w:rsidRDefault="0050051F" w:rsidP="00BB3574">
      <w:pPr>
        <w:spacing w:before="46"/>
        <w:ind w:right="517"/>
        <w:rPr>
          <w:sz w:val="24"/>
          <w:szCs w:val="24"/>
        </w:rPr>
      </w:pPr>
      <w:r w:rsidRPr="00E5038C">
        <w:rPr>
          <w:sz w:val="24"/>
          <w:szCs w:val="24"/>
        </w:rPr>
        <w:t>The 2022 Expedition</w:t>
      </w:r>
      <w:r w:rsidR="004032F1" w:rsidRPr="00E5038C">
        <w:rPr>
          <w:sz w:val="24"/>
          <w:szCs w:val="24"/>
        </w:rPr>
        <w:t xml:space="preserve"> was carried out between February and April of 2022 and</w:t>
      </w:r>
      <w:r w:rsidRPr="00E5038C">
        <w:rPr>
          <w:sz w:val="24"/>
          <w:szCs w:val="24"/>
        </w:rPr>
        <w:t xml:space="preserve"> involved </w:t>
      </w:r>
      <w:r w:rsidR="004D640A" w:rsidRPr="00E5038C">
        <w:rPr>
          <w:sz w:val="24"/>
          <w:szCs w:val="24"/>
        </w:rPr>
        <w:t>five</w:t>
      </w:r>
      <w:r w:rsidRPr="00E5038C">
        <w:rPr>
          <w:sz w:val="24"/>
          <w:szCs w:val="24"/>
        </w:rPr>
        <w:t xml:space="preserve"> research vessels</w:t>
      </w:r>
      <w:r w:rsidR="008A5346" w:rsidRPr="00E5038C">
        <w:rPr>
          <w:sz w:val="24"/>
          <w:szCs w:val="24"/>
        </w:rPr>
        <w:t xml:space="preserve"> from USA, Canada and Russia</w:t>
      </w:r>
      <w:r w:rsidRPr="00E5038C">
        <w:rPr>
          <w:sz w:val="24"/>
          <w:szCs w:val="24"/>
        </w:rPr>
        <w:t xml:space="preserve"> and covered </w:t>
      </w:r>
      <w:r w:rsidR="004D640A" w:rsidRPr="00E5038C">
        <w:rPr>
          <w:sz w:val="24"/>
          <w:szCs w:val="24"/>
        </w:rPr>
        <w:t>three</w:t>
      </w:r>
      <w:r w:rsidRPr="00E5038C">
        <w:rPr>
          <w:sz w:val="24"/>
          <w:szCs w:val="24"/>
        </w:rPr>
        <w:t xml:space="preserve"> zones across the North Pacific Ocean</w:t>
      </w:r>
      <w:r w:rsidR="0018569E" w:rsidRPr="00E5038C">
        <w:rPr>
          <w:sz w:val="24"/>
          <w:szCs w:val="24"/>
        </w:rPr>
        <w:t xml:space="preserve"> (Pakhomov et al., 2021)</w:t>
      </w:r>
      <w:r w:rsidR="004032F1" w:rsidRPr="00E5038C">
        <w:rPr>
          <w:sz w:val="24"/>
          <w:szCs w:val="24"/>
        </w:rPr>
        <w:t>.</w:t>
      </w:r>
      <w:r w:rsidR="005D1476" w:rsidRPr="00E5038C">
        <w:rPr>
          <w:sz w:val="24"/>
          <w:szCs w:val="24"/>
        </w:rPr>
        <w:t xml:space="preserve"> </w:t>
      </w:r>
      <w:r w:rsidR="00BB3574" w:rsidRPr="00E5038C">
        <w:rPr>
          <w:sz w:val="24"/>
          <w:szCs w:val="24"/>
        </w:rPr>
        <w:t xml:space="preserve">The overall objective of the 2022 Expedition </w:t>
      </w:r>
      <w:r w:rsidR="0018569E" w:rsidRPr="00E5038C">
        <w:rPr>
          <w:sz w:val="24"/>
          <w:szCs w:val="24"/>
        </w:rPr>
        <w:t>was</w:t>
      </w:r>
      <w:r w:rsidR="00BB3574" w:rsidRPr="00E5038C">
        <w:rPr>
          <w:sz w:val="24"/>
          <w:szCs w:val="24"/>
        </w:rPr>
        <w:t xml:space="preserve"> to demonstrate the utility of an international pan-Pacific winter ecosystem survey to understand how increasingly extreme climate variability in the North Pacific Ocean and the associated changes in the physical environment influence the abundance, distribution, migration, </w:t>
      </w:r>
      <w:r w:rsidR="00FF44A6" w:rsidRPr="00E5038C">
        <w:rPr>
          <w:sz w:val="24"/>
          <w:szCs w:val="24"/>
        </w:rPr>
        <w:t xml:space="preserve">and </w:t>
      </w:r>
      <w:r w:rsidR="00BB3574" w:rsidRPr="00E5038C">
        <w:rPr>
          <w:sz w:val="24"/>
          <w:szCs w:val="24"/>
        </w:rPr>
        <w:t>growth</w:t>
      </w:r>
      <w:r w:rsidR="00FF44A6" w:rsidRPr="00E5038C">
        <w:rPr>
          <w:sz w:val="24"/>
          <w:szCs w:val="24"/>
        </w:rPr>
        <w:t xml:space="preserve"> </w:t>
      </w:r>
      <w:r w:rsidR="00BB3574" w:rsidRPr="00E5038C">
        <w:rPr>
          <w:sz w:val="24"/>
          <w:szCs w:val="24"/>
        </w:rPr>
        <w:t>of Pacific salmon and surrounding species The specific sub-objectives of the 2022 Expedition were as follows:</w:t>
      </w:r>
    </w:p>
    <w:p w14:paraId="62BF0A0D" w14:textId="77777777" w:rsidR="00BB3574" w:rsidRPr="00E5038C" w:rsidRDefault="00BB3574" w:rsidP="00BB3574">
      <w:pPr>
        <w:spacing w:before="46"/>
        <w:ind w:left="720" w:right="517"/>
        <w:rPr>
          <w:sz w:val="24"/>
          <w:szCs w:val="24"/>
        </w:rPr>
      </w:pPr>
      <w:r w:rsidRPr="00E5038C">
        <w:rPr>
          <w:sz w:val="24"/>
          <w:szCs w:val="24"/>
        </w:rPr>
        <w:t>1. Determine species and stock-specific ocean distributions and relative abundances, and condition of juvenile, immature/mature Pacific salmon within the study area, and factors/mechanisms controlling them;</w:t>
      </w:r>
    </w:p>
    <w:p w14:paraId="55F17D79" w14:textId="77777777" w:rsidR="00BB3574" w:rsidRPr="00E5038C" w:rsidRDefault="00BB3574" w:rsidP="00BB3574">
      <w:pPr>
        <w:spacing w:before="46"/>
        <w:ind w:left="720" w:right="517"/>
        <w:rPr>
          <w:sz w:val="24"/>
          <w:szCs w:val="24"/>
        </w:rPr>
      </w:pPr>
      <w:r w:rsidRPr="00E5038C">
        <w:rPr>
          <w:sz w:val="24"/>
          <w:szCs w:val="24"/>
        </w:rPr>
        <w:t>2. Document the spatial and temporal variation in physical and biological oceanographic conditions;</w:t>
      </w:r>
    </w:p>
    <w:p w14:paraId="2C676240" w14:textId="77777777" w:rsidR="00BB3574" w:rsidRPr="00E5038C" w:rsidRDefault="00BB3574" w:rsidP="00BB3574">
      <w:pPr>
        <w:spacing w:before="46"/>
        <w:ind w:left="720" w:right="517"/>
        <w:rPr>
          <w:sz w:val="24"/>
          <w:szCs w:val="24"/>
        </w:rPr>
      </w:pPr>
      <w:r w:rsidRPr="00E5038C">
        <w:rPr>
          <w:sz w:val="24"/>
          <w:szCs w:val="24"/>
        </w:rPr>
        <w:t>3. Document the distribution, condition, and standing stocks of zooplankton, and nekton that serve as the prey base for Pacific salmon and associated marine fishes;</w:t>
      </w:r>
    </w:p>
    <w:p w14:paraId="1530FC2E" w14:textId="77777777" w:rsidR="00BB3574" w:rsidRPr="00E5038C" w:rsidRDefault="00BB3574" w:rsidP="00BB3574">
      <w:pPr>
        <w:spacing w:before="46"/>
        <w:ind w:left="720" w:right="517"/>
        <w:rPr>
          <w:sz w:val="24"/>
          <w:szCs w:val="24"/>
        </w:rPr>
      </w:pPr>
      <w:r w:rsidRPr="00E5038C">
        <w:rPr>
          <w:sz w:val="24"/>
          <w:szCs w:val="24"/>
        </w:rPr>
        <w:t>4. Demonstrate the ability to effectively collaborate across the five NPAFC parties and our partners to conduct integrated ecosystem research that will support the sustainable management of salmon in a rapidly changing North Pacific Ocean.</w:t>
      </w:r>
    </w:p>
    <w:p w14:paraId="13473CC4" w14:textId="77777777" w:rsidR="00C4395C" w:rsidRPr="00E5038C" w:rsidRDefault="00C4395C" w:rsidP="00360CE4">
      <w:pPr>
        <w:spacing w:before="46"/>
        <w:ind w:right="517"/>
        <w:rPr>
          <w:sz w:val="24"/>
          <w:szCs w:val="24"/>
        </w:rPr>
      </w:pPr>
    </w:p>
    <w:p w14:paraId="2EF2ECB1" w14:textId="77777777" w:rsidR="0051349F" w:rsidRPr="00E5038C" w:rsidRDefault="003F3654" w:rsidP="00360CE4">
      <w:pPr>
        <w:spacing w:before="46"/>
        <w:ind w:right="517"/>
        <w:rPr>
          <w:sz w:val="24"/>
          <w:szCs w:val="24"/>
        </w:rPr>
      </w:pPr>
      <w:r w:rsidRPr="00E5038C">
        <w:rPr>
          <w:sz w:val="24"/>
          <w:szCs w:val="24"/>
        </w:rPr>
        <w:t xml:space="preserve">This is a preliminary report of the results </w:t>
      </w:r>
      <w:r w:rsidR="00E53317" w:rsidRPr="00E5038C">
        <w:rPr>
          <w:sz w:val="24"/>
          <w:szCs w:val="24"/>
        </w:rPr>
        <w:t>from</w:t>
      </w:r>
      <w:r w:rsidRPr="00E5038C">
        <w:rPr>
          <w:sz w:val="24"/>
          <w:szCs w:val="24"/>
        </w:rPr>
        <w:t xml:space="preserve"> the 2022 IYS Expedition</w:t>
      </w:r>
      <w:r w:rsidR="00E53317" w:rsidRPr="00E5038C">
        <w:rPr>
          <w:sz w:val="24"/>
          <w:szCs w:val="24"/>
        </w:rPr>
        <w:t xml:space="preserve"> collected onboard the </w:t>
      </w:r>
      <w:r w:rsidR="004D640A" w:rsidRPr="00E5038C">
        <w:rPr>
          <w:sz w:val="24"/>
          <w:szCs w:val="24"/>
        </w:rPr>
        <w:t xml:space="preserve">R/V </w:t>
      </w:r>
      <w:r w:rsidR="004D640A" w:rsidRPr="00E5038C">
        <w:rPr>
          <w:sz w:val="24"/>
          <w:szCs w:val="24"/>
          <w:lang w:val="en-US"/>
        </w:rPr>
        <w:t>«TINRO»</w:t>
      </w:r>
      <w:r w:rsidR="00E53317" w:rsidRPr="00E5038C">
        <w:rPr>
          <w:sz w:val="24"/>
          <w:szCs w:val="24"/>
        </w:rPr>
        <w:t>.</w:t>
      </w:r>
      <w:r w:rsidR="0062603E" w:rsidRPr="00E5038C">
        <w:rPr>
          <w:sz w:val="24"/>
          <w:szCs w:val="24"/>
        </w:rPr>
        <w:t xml:space="preserve"> A more detailed report from each vessel will be compiled into an NPAFC Technical Report and published </w:t>
      </w:r>
      <w:r w:rsidR="001D3E88" w:rsidRPr="00E5038C">
        <w:rPr>
          <w:sz w:val="24"/>
          <w:szCs w:val="24"/>
        </w:rPr>
        <w:t>before the end of 2022.</w:t>
      </w:r>
      <w:r w:rsidR="0074693E" w:rsidRPr="00E5038C">
        <w:rPr>
          <w:sz w:val="24"/>
          <w:szCs w:val="24"/>
        </w:rPr>
        <w:t xml:space="preserve"> All participants agreed that all data collected </w:t>
      </w:r>
      <w:r w:rsidR="00674867" w:rsidRPr="00E5038C">
        <w:rPr>
          <w:sz w:val="24"/>
          <w:szCs w:val="24"/>
        </w:rPr>
        <w:t xml:space="preserve">as part of the 2022 IYS Expedition </w:t>
      </w:r>
      <w:r w:rsidR="0074693E" w:rsidRPr="00E5038C">
        <w:rPr>
          <w:sz w:val="24"/>
          <w:szCs w:val="24"/>
        </w:rPr>
        <w:t>will be made publicly available.</w:t>
      </w:r>
    </w:p>
    <w:p w14:paraId="4953C0AE" w14:textId="3FC2773A" w:rsidR="0018569E" w:rsidRPr="00E5038C" w:rsidRDefault="00351BAF">
      <w:pPr>
        <w:widowControl/>
        <w:tabs>
          <w:tab w:val="left" w:pos="720"/>
        </w:tabs>
        <w:autoSpaceDE/>
        <w:autoSpaceDN/>
        <w:jc w:val="both"/>
        <w:rPr>
          <w:ins w:id="1" w:author="epakhomov" w:date="2022-05-30T19:00:00Z"/>
          <w:rFonts w:ascii="Arial" w:hAnsi="Arial" w:cs="Arial"/>
          <w:sz w:val="18"/>
          <w:szCs w:val="18"/>
          <w:lang w:val="en-US"/>
        </w:rPr>
        <w:pPrChange w:id="2" w:author="epakhomov" w:date="2022-05-30T19:00:00Z">
          <w:pPr>
            <w:widowControl/>
            <w:numPr>
              <w:numId w:val="5"/>
            </w:numPr>
            <w:tabs>
              <w:tab w:val="num" w:pos="360"/>
              <w:tab w:val="left" w:pos="720"/>
            </w:tabs>
            <w:autoSpaceDE/>
            <w:autoSpaceDN/>
            <w:ind w:left="360" w:hanging="360"/>
            <w:jc w:val="both"/>
          </w:pPr>
        </w:pPrChange>
      </w:pPr>
      <w:r w:rsidRPr="00E5038C">
        <w:rPr>
          <w:sz w:val="24"/>
          <w:szCs w:val="24"/>
        </w:rPr>
        <w:br w:type="page"/>
      </w:r>
    </w:p>
    <w:p w14:paraId="386F12B3" w14:textId="77777777" w:rsidR="00351BAF" w:rsidRPr="00E5038C" w:rsidRDefault="00351BAF">
      <w:pPr>
        <w:widowControl/>
        <w:autoSpaceDE/>
        <w:autoSpaceDN/>
        <w:spacing w:after="160" w:line="259" w:lineRule="auto"/>
        <w:rPr>
          <w:sz w:val="24"/>
          <w:szCs w:val="24"/>
        </w:rPr>
      </w:pPr>
    </w:p>
    <w:p w14:paraId="182D330C" w14:textId="77777777" w:rsidR="00351BAF" w:rsidRPr="00E5038C" w:rsidRDefault="00351BAF" w:rsidP="00AC3BDC">
      <w:pPr>
        <w:pStyle w:val="1"/>
        <w:ind w:left="0"/>
      </w:pPr>
      <w:r w:rsidRPr="00E5038C">
        <w:t>Materials and Methods</w:t>
      </w:r>
    </w:p>
    <w:p w14:paraId="190C1AEB" w14:textId="77777777" w:rsidR="00A50C74" w:rsidRPr="00E5038C" w:rsidRDefault="00A50C74" w:rsidP="00351BAF">
      <w:pPr>
        <w:spacing w:before="46"/>
        <w:ind w:right="517"/>
        <w:jc w:val="center"/>
        <w:rPr>
          <w:b/>
          <w:bCs/>
          <w:sz w:val="28"/>
          <w:szCs w:val="28"/>
        </w:rPr>
      </w:pPr>
    </w:p>
    <w:p w14:paraId="00716EC2" w14:textId="332700D0" w:rsidR="008B3553" w:rsidRPr="00E5038C" w:rsidRDefault="008B3553" w:rsidP="00E60D42">
      <w:pPr>
        <w:spacing w:before="46"/>
        <w:ind w:right="517"/>
        <w:rPr>
          <w:sz w:val="24"/>
          <w:szCs w:val="24"/>
        </w:rPr>
      </w:pPr>
      <w:r w:rsidRPr="00E5038C">
        <w:rPr>
          <w:sz w:val="24"/>
          <w:szCs w:val="24"/>
        </w:rPr>
        <w:t>The key methodological approach was to conduct an international survey of salmon and the</w:t>
      </w:r>
      <w:r w:rsidR="004D640A" w:rsidRPr="00E5038C">
        <w:rPr>
          <w:sz w:val="24"/>
          <w:szCs w:val="24"/>
        </w:rPr>
        <w:t xml:space="preserve"> epi</w:t>
      </w:r>
      <w:del w:id="3" w:author="user" w:date="2022-05-27T16:17:00Z">
        <w:r w:rsidR="004D640A" w:rsidRPr="00E5038C" w:rsidDel="00EC030D">
          <w:rPr>
            <w:sz w:val="24"/>
            <w:szCs w:val="24"/>
          </w:rPr>
          <w:delText>-</w:delText>
        </w:r>
      </w:del>
      <w:r w:rsidR="004D640A" w:rsidRPr="00E5038C">
        <w:rPr>
          <w:sz w:val="24"/>
          <w:szCs w:val="24"/>
        </w:rPr>
        <w:t>pelagic ecosystem</w:t>
      </w:r>
      <w:r w:rsidRPr="00E5038C">
        <w:rPr>
          <w:sz w:val="24"/>
          <w:szCs w:val="24"/>
        </w:rPr>
        <w:t xml:space="preserve"> in the offshore regions of the NPO by deploying survey vessels at key times and areas to provide a seasonal picture of the distribution, migration and ecology of salmon and associated species in the high sea</w:t>
      </w:r>
      <w:r w:rsidR="00452B34" w:rsidRPr="00E5038C">
        <w:rPr>
          <w:sz w:val="24"/>
          <w:szCs w:val="24"/>
        </w:rPr>
        <w:t>s</w:t>
      </w:r>
      <w:r w:rsidRPr="00E5038C">
        <w:rPr>
          <w:sz w:val="24"/>
          <w:szCs w:val="24"/>
        </w:rPr>
        <w:t xml:space="preserve">. The survey design </w:t>
      </w:r>
      <w:r w:rsidR="00FB5508" w:rsidRPr="00E5038C">
        <w:rPr>
          <w:sz w:val="24"/>
          <w:szCs w:val="24"/>
        </w:rPr>
        <w:t>included</w:t>
      </w:r>
      <w:r w:rsidRPr="00E5038C">
        <w:rPr>
          <w:sz w:val="24"/>
          <w:szCs w:val="24"/>
        </w:rPr>
        <w:t xml:space="preserve"> concurrent surveys between </w:t>
      </w:r>
      <w:r w:rsidR="00FB5508" w:rsidRPr="00E5038C">
        <w:rPr>
          <w:sz w:val="24"/>
          <w:szCs w:val="24"/>
        </w:rPr>
        <w:t>February</w:t>
      </w:r>
      <w:r w:rsidRPr="00E5038C">
        <w:rPr>
          <w:sz w:val="24"/>
          <w:szCs w:val="24"/>
        </w:rPr>
        <w:t xml:space="preserve">–April 2022 within </w:t>
      </w:r>
      <w:r w:rsidR="008A3665" w:rsidRPr="00E5038C">
        <w:rPr>
          <w:sz w:val="24"/>
          <w:szCs w:val="24"/>
        </w:rPr>
        <w:t>three</w:t>
      </w:r>
      <w:r w:rsidRPr="00E5038C">
        <w:rPr>
          <w:sz w:val="24"/>
          <w:szCs w:val="24"/>
        </w:rPr>
        <w:t xml:space="preserve"> zones of the North Pacific Ocean (</w:t>
      </w:r>
      <w:r w:rsidR="005C0479" w:rsidRPr="00E5038C">
        <w:fldChar w:fldCharType="begin"/>
      </w:r>
      <w:r w:rsidR="005C0479" w:rsidRPr="00E5038C">
        <w:instrText xml:space="preserve"> REF _Ref104468177 \h  \* MERGEFORMAT </w:instrText>
      </w:r>
      <w:r w:rsidR="005C0479" w:rsidRPr="00E5038C">
        <w:fldChar w:fldCharType="separate"/>
      </w:r>
      <w:r w:rsidR="00733CE5" w:rsidRPr="00E5038C">
        <w:rPr>
          <w:sz w:val="24"/>
          <w:szCs w:val="24"/>
        </w:rPr>
        <w:t>Figure 1</w:t>
      </w:r>
      <w:r w:rsidR="005C0479" w:rsidRPr="00E5038C">
        <w:fldChar w:fldCharType="end"/>
      </w:r>
      <w:r w:rsidRPr="00E5038C">
        <w:rPr>
          <w:sz w:val="24"/>
          <w:szCs w:val="24"/>
        </w:rPr>
        <w:t>)</w:t>
      </w:r>
      <w:r w:rsidR="00971EF4" w:rsidRPr="00E5038C">
        <w:rPr>
          <w:sz w:val="24"/>
          <w:szCs w:val="24"/>
        </w:rPr>
        <w:t xml:space="preserve"> and detailed in Pakhomov et al. (2021)</w:t>
      </w:r>
      <w:r w:rsidRPr="00E5038C">
        <w:rPr>
          <w:sz w:val="24"/>
          <w:szCs w:val="24"/>
        </w:rPr>
        <w:t>.</w:t>
      </w:r>
    </w:p>
    <w:p w14:paraId="1AB2C399" w14:textId="77777777" w:rsidR="008B3553" w:rsidRPr="00E5038C" w:rsidRDefault="008B3553" w:rsidP="00E60D42">
      <w:pPr>
        <w:spacing w:before="46"/>
        <w:ind w:right="517"/>
        <w:rPr>
          <w:sz w:val="24"/>
          <w:szCs w:val="24"/>
        </w:rPr>
      </w:pPr>
    </w:p>
    <w:p w14:paraId="5706841F" w14:textId="15191FEF" w:rsidR="00A50C74" w:rsidRPr="00E5038C" w:rsidRDefault="00E60D42" w:rsidP="00E60D42">
      <w:pPr>
        <w:spacing w:before="46"/>
        <w:ind w:right="517"/>
        <w:rPr>
          <w:sz w:val="24"/>
          <w:szCs w:val="24"/>
        </w:rPr>
      </w:pPr>
      <w:r w:rsidRPr="00E5038C">
        <w:rPr>
          <w:sz w:val="24"/>
          <w:szCs w:val="24"/>
        </w:rPr>
        <w:t>A</w:t>
      </w:r>
      <w:r w:rsidR="00FB5508" w:rsidRPr="00E5038C">
        <w:rPr>
          <w:sz w:val="24"/>
          <w:szCs w:val="24"/>
        </w:rPr>
        <w:t>n</w:t>
      </w:r>
      <w:r w:rsidRPr="00E5038C">
        <w:rPr>
          <w:sz w:val="24"/>
          <w:szCs w:val="24"/>
        </w:rPr>
        <w:t xml:space="preserve"> </w:t>
      </w:r>
      <w:r w:rsidR="008B3553" w:rsidRPr="00E5038C">
        <w:rPr>
          <w:sz w:val="24"/>
          <w:szCs w:val="24"/>
        </w:rPr>
        <w:t xml:space="preserve">ecosystem </w:t>
      </w:r>
      <w:r w:rsidRPr="00E5038C">
        <w:rPr>
          <w:sz w:val="24"/>
          <w:szCs w:val="24"/>
        </w:rPr>
        <w:t>survey</w:t>
      </w:r>
      <w:r w:rsidR="008B3553" w:rsidRPr="00E5038C">
        <w:rPr>
          <w:sz w:val="24"/>
          <w:szCs w:val="24"/>
        </w:rPr>
        <w:t xml:space="preserve"> utilizing a </w:t>
      </w:r>
      <w:r w:rsidR="008A3665" w:rsidRPr="00E5038C">
        <w:rPr>
          <w:sz w:val="24"/>
          <w:szCs w:val="24"/>
        </w:rPr>
        <w:t>trawl</w:t>
      </w:r>
      <w:r w:rsidR="008B3553" w:rsidRPr="00E5038C">
        <w:rPr>
          <w:sz w:val="24"/>
          <w:szCs w:val="24"/>
        </w:rPr>
        <w:t xml:space="preserve"> to capture overwintering salmon</w:t>
      </w:r>
      <w:r w:rsidRPr="00E5038C">
        <w:rPr>
          <w:sz w:val="24"/>
          <w:szCs w:val="24"/>
        </w:rPr>
        <w:t xml:space="preserve"> was conducted in zone </w:t>
      </w:r>
      <w:r w:rsidR="008A3665" w:rsidRPr="00E5038C">
        <w:rPr>
          <w:sz w:val="24"/>
          <w:szCs w:val="24"/>
        </w:rPr>
        <w:t>3</w:t>
      </w:r>
      <w:r w:rsidRPr="00E5038C">
        <w:rPr>
          <w:sz w:val="24"/>
          <w:szCs w:val="24"/>
        </w:rPr>
        <w:t xml:space="preserve"> of the IYS 2022 Pan-Pacific Winter High Seas Expedition survey area (Fig</w:t>
      </w:r>
      <w:r w:rsidR="002D7178" w:rsidRPr="00E5038C">
        <w:rPr>
          <w:sz w:val="24"/>
          <w:szCs w:val="24"/>
        </w:rPr>
        <w:t>ure</w:t>
      </w:r>
      <w:r w:rsidRPr="00E5038C">
        <w:rPr>
          <w:sz w:val="24"/>
          <w:szCs w:val="24"/>
        </w:rPr>
        <w:t xml:space="preserve"> 1)</w:t>
      </w:r>
      <w:r w:rsidR="00C1701C" w:rsidRPr="00E5038C">
        <w:rPr>
          <w:sz w:val="24"/>
          <w:szCs w:val="24"/>
        </w:rPr>
        <w:t xml:space="preserve"> </w:t>
      </w:r>
      <w:r w:rsidR="008A3665" w:rsidRPr="00E5038C">
        <w:rPr>
          <w:sz w:val="24"/>
          <w:szCs w:val="24"/>
        </w:rPr>
        <w:t>during March 2 - 20</w:t>
      </w:r>
      <w:r w:rsidR="00DA41F3" w:rsidRPr="00E5038C">
        <w:rPr>
          <w:sz w:val="24"/>
          <w:szCs w:val="24"/>
        </w:rPr>
        <w:t xml:space="preserve"> onboard the </w:t>
      </w:r>
      <w:r w:rsidR="008A3665" w:rsidRPr="00E5038C">
        <w:rPr>
          <w:sz w:val="24"/>
          <w:szCs w:val="24"/>
        </w:rPr>
        <w:t xml:space="preserve">R/V </w:t>
      </w:r>
      <w:r w:rsidR="008A3665" w:rsidRPr="00E5038C">
        <w:rPr>
          <w:sz w:val="24"/>
          <w:szCs w:val="24"/>
          <w:lang w:val="en-US"/>
        </w:rPr>
        <w:t>«TINRO»</w:t>
      </w:r>
      <w:r w:rsidR="00DA41F3" w:rsidRPr="00E5038C">
        <w:rPr>
          <w:sz w:val="24"/>
          <w:szCs w:val="24"/>
        </w:rPr>
        <w:t xml:space="preserve">. </w:t>
      </w:r>
      <w:r w:rsidR="008073B1" w:rsidRPr="00E5038C">
        <w:rPr>
          <w:sz w:val="24"/>
          <w:szCs w:val="24"/>
        </w:rPr>
        <w:t>This vessel</w:t>
      </w:r>
      <w:r w:rsidR="00DA41F3" w:rsidRPr="00E5038C">
        <w:rPr>
          <w:sz w:val="24"/>
          <w:szCs w:val="24"/>
        </w:rPr>
        <w:t xml:space="preserve"> covered </w:t>
      </w:r>
      <w:r w:rsidR="00EC030D" w:rsidRPr="00E5038C">
        <w:rPr>
          <w:sz w:val="24"/>
          <w:szCs w:val="24"/>
        </w:rPr>
        <w:t xml:space="preserve">approximately </w:t>
      </w:r>
      <w:r w:rsidR="008A3665" w:rsidRPr="00E5038C">
        <w:rPr>
          <w:sz w:val="24"/>
          <w:szCs w:val="24"/>
        </w:rPr>
        <w:t>530,000 km</w:t>
      </w:r>
      <w:r w:rsidR="008A3665" w:rsidRPr="00E5038C">
        <w:rPr>
          <w:sz w:val="24"/>
          <w:szCs w:val="24"/>
          <w:vertAlign w:val="superscript"/>
        </w:rPr>
        <w:t>2</w:t>
      </w:r>
      <w:r w:rsidR="008073B1" w:rsidRPr="00E5038C">
        <w:rPr>
          <w:sz w:val="24"/>
          <w:szCs w:val="24"/>
        </w:rPr>
        <w:t xml:space="preserve"> of the overall survey area</w:t>
      </w:r>
      <w:r w:rsidR="00F06EE8" w:rsidRPr="00E5038C">
        <w:rPr>
          <w:sz w:val="24"/>
          <w:szCs w:val="24"/>
        </w:rPr>
        <w:t>. T</w:t>
      </w:r>
      <w:r w:rsidR="00FC1110" w:rsidRPr="00E5038C">
        <w:rPr>
          <w:sz w:val="24"/>
          <w:szCs w:val="24"/>
        </w:rPr>
        <w:t xml:space="preserve">his </w:t>
      </w:r>
      <w:r w:rsidR="000338CB" w:rsidRPr="00E5038C">
        <w:rPr>
          <w:sz w:val="24"/>
          <w:szCs w:val="24"/>
        </w:rPr>
        <w:t>portion</w:t>
      </w:r>
      <w:r w:rsidR="00FC1110" w:rsidRPr="00E5038C">
        <w:rPr>
          <w:sz w:val="24"/>
          <w:szCs w:val="24"/>
        </w:rPr>
        <w:t xml:space="preserve"> of the 2022 IYS Expedition was supported by</w:t>
      </w:r>
      <w:r w:rsidR="00D50550" w:rsidRPr="00E5038C">
        <w:rPr>
          <w:sz w:val="24"/>
          <w:szCs w:val="24"/>
        </w:rPr>
        <w:t xml:space="preserve"> the NPAFC </w:t>
      </w:r>
      <w:r w:rsidR="008A5346" w:rsidRPr="00E5038C">
        <w:rPr>
          <w:sz w:val="24"/>
          <w:szCs w:val="24"/>
        </w:rPr>
        <w:t>IYS.</w:t>
      </w:r>
      <w:r w:rsidR="00373CC8" w:rsidRPr="00E5038C">
        <w:rPr>
          <w:sz w:val="24"/>
          <w:szCs w:val="24"/>
        </w:rPr>
        <w:t xml:space="preserve"> </w:t>
      </w:r>
      <w:r w:rsidR="008A3665" w:rsidRPr="00E5038C">
        <w:rPr>
          <w:sz w:val="24"/>
          <w:szCs w:val="24"/>
        </w:rPr>
        <w:t>Fourteen</w:t>
      </w:r>
      <w:r w:rsidR="00077EE9" w:rsidRPr="00E5038C">
        <w:rPr>
          <w:sz w:val="24"/>
          <w:szCs w:val="24"/>
        </w:rPr>
        <w:t xml:space="preserve"> scientists participated onboard the </w:t>
      </w:r>
      <w:r w:rsidR="008A3665" w:rsidRPr="00E5038C">
        <w:rPr>
          <w:sz w:val="24"/>
          <w:szCs w:val="24"/>
        </w:rPr>
        <w:t xml:space="preserve">R/V </w:t>
      </w:r>
      <w:r w:rsidR="008A3665" w:rsidRPr="00E5038C">
        <w:rPr>
          <w:sz w:val="24"/>
          <w:szCs w:val="24"/>
          <w:lang w:val="en-US"/>
        </w:rPr>
        <w:t>«TINRO»</w:t>
      </w:r>
      <w:r w:rsidR="00077EE9" w:rsidRPr="00E5038C">
        <w:rPr>
          <w:sz w:val="24"/>
          <w:szCs w:val="24"/>
        </w:rPr>
        <w:t xml:space="preserve">, </w:t>
      </w:r>
      <w:r w:rsidR="008A3665" w:rsidRPr="00E5038C">
        <w:rPr>
          <w:sz w:val="24"/>
          <w:szCs w:val="24"/>
        </w:rPr>
        <w:t>13</w:t>
      </w:r>
      <w:r w:rsidR="00077EE9" w:rsidRPr="00E5038C">
        <w:rPr>
          <w:sz w:val="24"/>
          <w:szCs w:val="24"/>
        </w:rPr>
        <w:t xml:space="preserve"> from </w:t>
      </w:r>
      <w:r w:rsidR="008A3665" w:rsidRPr="00E5038C">
        <w:rPr>
          <w:sz w:val="24"/>
          <w:szCs w:val="24"/>
        </w:rPr>
        <w:t>Russia</w:t>
      </w:r>
      <w:r w:rsidR="00077EE9" w:rsidRPr="00E5038C">
        <w:rPr>
          <w:sz w:val="24"/>
          <w:szCs w:val="24"/>
        </w:rPr>
        <w:t xml:space="preserve"> and </w:t>
      </w:r>
      <w:r w:rsidR="008A3665" w:rsidRPr="00E5038C">
        <w:rPr>
          <w:sz w:val="24"/>
          <w:szCs w:val="24"/>
        </w:rPr>
        <w:t>one</w:t>
      </w:r>
      <w:r w:rsidR="00077EE9" w:rsidRPr="00E5038C">
        <w:rPr>
          <w:sz w:val="24"/>
          <w:szCs w:val="24"/>
        </w:rPr>
        <w:t xml:space="preserve"> from </w:t>
      </w:r>
      <w:r w:rsidR="008A3665" w:rsidRPr="00E5038C">
        <w:rPr>
          <w:sz w:val="24"/>
          <w:szCs w:val="24"/>
        </w:rPr>
        <w:t>Canada</w:t>
      </w:r>
      <w:r w:rsidR="00077EE9" w:rsidRPr="00E5038C">
        <w:rPr>
          <w:sz w:val="24"/>
          <w:szCs w:val="24"/>
        </w:rPr>
        <w:t xml:space="preserve">. </w:t>
      </w:r>
      <w:r w:rsidR="00CF1072" w:rsidRPr="00E5038C">
        <w:rPr>
          <w:sz w:val="24"/>
          <w:szCs w:val="24"/>
        </w:rPr>
        <w:t xml:space="preserve">The science team included </w:t>
      </w:r>
      <w:r w:rsidR="00D50550" w:rsidRPr="00E5038C">
        <w:rPr>
          <w:sz w:val="24"/>
          <w:szCs w:val="24"/>
        </w:rPr>
        <w:t xml:space="preserve">fish </w:t>
      </w:r>
      <w:r w:rsidR="00096AE7" w:rsidRPr="00E5038C">
        <w:rPr>
          <w:sz w:val="24"/>
          <w:szCs w:val="24"/>
        </w:rPr>
        <w:t xml:space="preserve">biologists, ecologists, </w:t>
      </w:r>
      <w:r w:rsidR="00D50550" w:rsidRPr="00E5038C">
        <w:rPr>
          <w:sz w:val="24"/>
          <w:szCs w:val="24"/>
        </w:rPr>
        <w:t xml:space="preserve">physical and biological </w:t>
      </w:r>
      <w:r w:rsidR="00096AE7" w:rsidRPr="00E5038C">
        <w:rPr>
          <w:sz w:val="24"/>
          <w:szCs w:val="24"/>
        </w:rPr>
        <w:t>oceanographers, acousticians,</w:t>
      </w:r>
      <w:r w:rsidR="005707D4" w:rsidRPr="00E5038C">
        <w:rPr>
          <w:sz w:val="24"/>
          <w:szCs w:val="24"/>
        </w:rPr>
        <w:t xml:space="preserve"> </w:t>
      </w:r>
      <w:r w:rsidR="00D50550" w:rsidRPr="00E5038C">
        <w:rPr>
          <w:sz w:val="24"/>
          <w:szCs w:val="24"/>
        </w:rPr>
        <w:t xml:space="preserve">and </w:t>
      </w:r>
      <w:r w:rsidR="005707D4" w:rsidRPr="00E5038C">
        <w:rPr>
          <w:sz w:val="24"/>
          <w:szCs w:val="24"/>
        </w:rPr>
        <w:t>genetic</w:t>
      </w:r>
      <w:r w:rsidR="00D50550" w:rsidRPr="00E5038C">
        <w:rPr>
          <w:sz w:val="24"/>
          <w:szCs w:val="24"/>
        </w:rPr>
        <w:t>ists</w:t>
      </w:r>
      <w:r w:rsidR="005707D4" w:rsidRPr="00E5038C">
        <w:rPr>
          <w:sz w:val="24"/>
          <w:szCs w:val="24"/>
        </w:rPr>
        <w:t>.</w:t>
      </w:r>
    </w:p>
    <w:p w14:paraId="30077FCD" w14:textId="77777777" w:rsidR="00E60D42" w:rsidRPr="00E5038C" w:rsidRDefault="00E60D42" w:rsidP="00E60D42">
      <w:pPr>
        <w:spacing w:before="46"/>
        <w:ind w:right="517"/>
        <w:rPr>
          <w:sz w:val="24"/>
          <w:szCs w:val="24"/>
        </w:rPr>
      </w:pPr>
    </w:p>
    <w:p w14:paraId="2ABEB83C" w14:textId="55486E67" w:rsidR="00FE7F3A" w:rsidRPr="00E5038C" w:rsidRDefault="00270880" w:rsidP="00E60D42">
      <w:pPr>
        <w:spacing w:before="46"/>
        <w:ind w:right="517"/>
        <w:rPr>
          <w:sz w:val="24"/>
          <w:szCs w:val="24"/>
          <w:lang w:val="en-US"/>
        </w:rPr>
      </w:pPr>
      <w:r w:rsidRPr="00E5038C">
        <w:rPr>
          <w:sz w:val="24"/>
          <w:szCs w:val="24"/>
        </w:rPr>
        <w:t xml:space="preserve">The </w:t>
      </w:r>
      <w:r w:rsidR="008073B1" w:rsidRPr="00E5038C">
        <w:rPr>
          <w:sz w:val="24"/>
          <w:szCs w:val="24"/>
        </w:rPr>
        <w:t xml:space="preserve">detailed </w:t>
      </w:r>
      <w:r w:rsidRPr="00E5038C">
        <w:rPr>
          <w:sz w:val="24"/>
          <w:szCs w:val="24"/>
        </w:rPr>
        <w:t xml:space="preserve">sampling protocols </w:t>
      </w:r>
      <w:r w:rsidR="002F7D42" w:rsidRPr="00E5038C">
        <w:rPr>
          <w:sz w:val="24"/>
          <w:szCs w:val="24"/>
        </w:rPr>
        <w:t>are outlined in</w:t>
      </w:r>
      <w:r w:rsidRPr="00E5038C">
        <w:rPr>
          <w:sz w:val="24"/>
          <w:szCs w:val="24"/>
        </w:rPr>
        <w:t xml:space="preserve"> </w:t>
      </w:r>
      <w:r w:rsidR="00D50550" w:rsidRPr="00E5038C">
        <w:rPr>
          <w:sz w:val="24"/>
          <w:szCs w:val="24"/>
        </w:rPr>
        <w:t>Pakhomov et al. (2021)</w:t>
      </w:r>
      <w:r w:rsidR="00FB63BE" w:rsidRPr="00E5038C">
        <w:rPr>
          <w:sz w:val="24"/>
          <w:szCs w:val="24"/>
        </w:rPr>
        <w:t xml:space="preserve">. The </w:t>
      </w:r>
      <w:r w:rsidR="00F71A01" w:rsidRPr="00E5038C">
        <w:rPr>
          <w:sz w:val="24"/>
          <w:szCs w:val="24"/>
        </w:rPr>
        <w:t xml:space="preserve">R/V </w:t>
      </w:r>
      <w:r w:rsidR="00F71A01" w:rsidRPr="00E5038C">
        <w:rPr>
          <w:sz w:val="24"/>
          <w:szCs w:val="24"/>
          <w:lang w:val="en-US"/>
        </w:rPr>
        <w:t>«TINRO» departed from Vladivostok, Russia with Russian scientific crew on February 5 and arrived to Dutch-Harbour (Unalaska</w:t>
      </w:r>
      <w:r w:rsidR="00D50550" w:rsidRPr="00E5038C">
        <w:rPr>
          <w:sz w:val="24"/>
          <w:szCs w:val="24"/>
          <w:lang w:val="en-US"/>
        </w:rPr>
        <w:t>, AK, USA</w:t>
      </w:r>
      <w:r w:rsidR="00F71A01" w:rsidRPr="00E5038C">
        <w:rPr>
          <w:sz w:val="24"/>
          <w:szCs w:val="24"/>
          <w:lang w:val="en-US"/>
        </w:rPr>
        <w:t xml:space="preserve">) on February 26 to board </w:t>
      </w:r>
      <w:r w:rsidR="00D50550" w:rsidRPr="00E5038C">
        <w:rPr>
          <w:sz w:val="24"/>
          <w:szCs w:val="24"/>
          <w:lang w:val="en-US"/>
        </w:rPr>
        <w:t>the Expedition C</w:t>
      </w:r>
      <w:r w:rsidR="00F71A01" w:rsidRPr="00E5038C">
        <w:rPr>
          <w:sz w:val="24"/>
          <w:szCs w:val="24"/>
          <w:lang w:val="en-US"/>
        </w:rPr>
        <w:t xml:space="preserve">hief </w:t>
      </w:r>
      <w:r w:rsidR="00D50550" w:rsidRPr="00E5038C">
        <w:rPr>
          <w:sz w:val="24"/>
          <w:szCs w:val="24"/>
          <w:lang w:val="en-US"/>
        </w:rPr>
        <w:t>S</w:t>
      </w:r>
      <w:r w:rsidR="00F71A01" w:rsidRPr="00E5038C">
        <w:rPr>
          <w:sz w:val="24"/>
          <w:szCs w:val="24"/>
          <w:lang w:val="en-US"/>
        </w:rPr>
        <w:t xml:space="preserve">cientist </w:t>
      </w:r>
      <w:r w:rsidR="00D50550" w:rsidRPr="00E5038C">
        <w:rPr>
          <w:sz w:val="24"/>
          <w:szCs w:val="24"/>
          <w:lang w:val="en-US"/>
        </w:rPr>
        <w:t xml:space="preserve">Prof. </w:t>
      </w:r>
      <w:r w:rsidR="00F71A01" w:rsidRPr="00E5038C">
        <w:rPr>
          <w:sz w:val="24"/>
          <w:szCs w:val="24"/>
          <w:lang w:val="en-US"/>
        </w:rPr>
        <w:t xml:space="preserve">Evgeny Pakhomov from Canada and load the additional equipment. Initially, it was planned to board scientist from the US and </w:t>
      </w:r>
      <w:r w:rsidR="00D50550" w:rsidRPr="00E5038C">
        <w:rPr>
          <w:sz w:val="24"/>
          <w:szCs w:val="24"/>
          <w:lang w:val="en-US"/>
        </w:rPr>
        <w:t xml:space="preserve">carry out sampling </w:t>
      </w:r>
      <w:r w:rsidR="00F71A01" w:rsidRPr="00E5038C">
        <w:rPr>
          <w:sz w:val="24"/>
          <w:szCs w:val="24"/>
          <w:lang w:val="en-US"/>
        </w:rPr>
        <w:t xml:space="preserve">inside the US </w:t>
      </w:r>
      <w:r w:rsidR="002959A4" w:rsidRPr="00E5038C">
        <w:rPr>
          <w:sz w:val="24"/>
          <w:szCs w:val="24"/>
          <w:lang w:val="en-US"/>
        </w:rPr>
        <w:t xml:space="preserve">Exclusive Economic Zone (EEZ), however, </w:t>
      </w:r>
      <w:r w:rsidR="00D50550" w:rsidRPr="00E5038C">
        <w:rPr>
          <w:sz w:val="24"/>
          <w:szCs w:val="24"/>
          <w:lang w:val="en-US"/>
        </w:rPr>
        <w:t xml:space="preserve">due to unexpected political </w:t>
      </w:r>
      <w:r w:rsidR="008A5346" w:rsidRPr="00E5038C">
        <w:rPr>
          <w:sz w:val="24"/>
          <w:szCs w:val="24"/>
          <w:lang w:val="en-US"/>
        </w:rPr>
        <w:t>difficulties US</w:t>
      </w:r>
      <w:r w:rsidR="002959A4" w:rsidRPr="00E5038C">
        <w:rPr>
          <w:sz w:val="24"/>
          <w:szCs w:val="24"/>
          <w:lang w:val="en-US"/>
        </w:rPr>
        <w:t xml:space="preserve"> </w:t>
      </w:r>
      <w:r w:rsidR="00D50550" w:rsidRPr="00E5038C">
        <w:rPr>
          <w:sz w:val="24"/>
          <w:szCs w:val="24"/>
          <w:lang w:val="en-US"/>
        </w:rPr>
        <w:t xml:space="preserve">participation </w:t>
      </w:r>
      <w:r w:rsidR="002959A4" w:rsidRPr="00E5038C">
        <w:rPr>
          <w:sz w:val="24"/>
          <w:szCs w:val="24"/>
          <w:lang w:val="en-US"/>
        </w:rPr>
        <w:t xml:space="preserve">was </w:t>
      </w:r>
      <w:r w:rsidR="00D50550" w:rsidRPr="00E5038C">
        <w:rPr>
          <w:sz w:val="24"/>
          <w:szCs w:val="24"/>
          <w:lang w:val="en-US"/>
        </w:rPr>
        <w:t xml:space="preserve">withdrawn </w:t>
      </w:r>
      <w:r w:rsidR="002959A4" w:rsidRPr="00E5038C">
        <w:rPr>
          <w:sz w:val="24"/>
          <w:szCs w:val="24"/>
          <w:lang w:val="en-US"/>
        </w:rPr>
        <w:t>and permission to work inside US EEZ was revoked. The secon</w:t>
      </w:r>
      <w:r w:rsidR="00D97096" w:rsidRPr="00E5038C">
        <w:rPr>
          <w:sz w:val="24"/>
          <w:szCs w:val="24"/>
          <w:lang w:val="en-US"/>
        </w:rPr>
        <w:t>d</w:t>
      </w:r>
      <w:r w:rsidR="002959A4" w:rsidRPr="00E5038C">
        <w:rPr>
          <w:sz w:val="24"/>
          <w:szCs w:val="24"/>
          <w:lang w:val="en-US"/>
        </w:rPr>
        <w:t xml:space="preserve"> and third port call to Dutch-Harbour was also </w:t>
      </w:r>
      <w:r w:rsidR="00D50550" w:rsidRPr="00E5038C">
        <w:rPr>
          <w:sz w:val="24"/>
          <w:szCs w:val="24"/>
          <w:lang w:val="en-US"/>
        </w:rPr>
        <w:t xml:space="preserve">prohibited and </w:t>
      </w:r>
      <w:r w:rsidR="002959A4" w:rsidRPr="00E5038C">
        <w:rPr>
          <w:sz w:val="24"/>
          <w:szCs w:val="24"/>
          <w:lang w:val="en-US"/>
        </w:rPr>
        <w:t xml:space="preserve">R/V «TINRO» </w:t>
      </w:r>
      <w:r w:rsidR="00D50550" w:rsidRPr="00E5038C">
        <w:rPr>
          <w:sz w:val="24"/>
          <w:szCs w:val="24"/>
          <w:lang w:val="en-US"/>
        </w:rPr>
        <w:t xml:space="preserve">survey time </w:t>
      </w:r>
      <w:r w:rsidR="002959A4" w:rsidRPr="00E5038C">
        <w:rPr>
          <w:sz w:val="24"/>
          <w:szCs w:val="24"/>
          <w:lang w:val="en-US"/>
        </w:rPr>
        <w:t xml:space="preserve">was limited </w:t>
      </w:r>
      <w:r w:rsidR="00D50550" w:rsidRPr="00E5038C">
        <w:rPr>
          <w:sz w:val="24"/>
          <w:szCs w:val="24"/>
          <w:lang w:val="en-US"/>
        </w:rPr>
        <w:t xml:space="preserve">to its </w:t>
      </w:r>
      <w:r w:rsidR="002959A4" w:rsidRPr="00E5038C">
        <w:rPr>
          <w:sz w:val="24"/>
          <w:szCs w:val="24"/>
          <w:lang w:val="en-US"/>
        </w:rPr>
        <w:t>fuel capacity</w:t>
      </w:r>
      <w:r w:rsidR="00D50550" w:rsidRPr="00E5038C">
        <w:rPr>
          <w:sz w:val="24"/>
          <w:szCs w:val="24"/>
          <w:lang w:val="en-US"/>
        </w:rPr>
        <w:t xml:space="preserve"> that dictated survey coverage</w:t>
      </w:r>
      <w:r w:rsidR="002959A4" w:rsidRPr="00E5038C">
        <w:rPr>
          <w:sz w:val="24"/>
          <w:szCs w:val="24"/>
          <w:lang w:val="en-US"/>
        </w:rPr>
        <w:t>.</w:t>
      </w:r>
      <w:r w:rsidR="00F71A01" w:rsidRPr="00E5038C">
        <w:rPr>
          <w:sz w:val="24"/>
          <w:szCs w:val="24"/>
          <w:lang w:val="en-US"/>
        </w:rPr>
        <w:t xml:space="preserve"> </w:t>
      </w:r>
      <w:r w:rsidR="00B66B9A" w:rsidRPr="00E5038C">
        <w:rPr>
          <w:sz w:val="24"/>
          <w:szCs w:val="24"/>
        </w:rPr>
        <w:t xml:space="preserve">In total, </w:t>
      </w:r>
      <w:r w:rsidR="002959A4" w:rsidRPr="00E5038C">
        <w:rPr>
          <w:sz w:val="24"/>
          <w:szCs w:val="24"/>
        </w:rPr>
        <w:t>32</w:t>
      </w:r>
      <w:r w:rsidR="00B66B9A" w:rsidRPr="00E5038C">
        <w:rPr>
          <w:sz w:val="24"/>
          <w:szCs w:val="24"/>
        </w:rPr>
        <w:t xml:space="preserve"> stations and </w:t>
      </w:r>
      <w:r w:rsidR="002959A4" w:rsidRPr="00E5038C">
        <w:rPr>
          <w:sz w:val="24"/>
          <w:szCs w:val="24"/>
        </w:rPr>
        <w:t xml:space="preserve">32 </w:t>
      </w:r>
      <w:r w:rsidR="00B66B9A" w:rsidRPr="00E5038C">
        <w:rPr>
          <w:sz w:val="24"/>
          <w:szCs w:val="24"/>
        </w:rPr>
        <w:t xml:space="preserve">trawl sets were completed in zone </w:t>
      </w:r>
      <w:r w:rsidR="002959A4" w:rsidRPr="00E5038C">
        <w:rPr>
          <w:sz w:val="24"/>
          <w:szCs w:val="24"/>
        </w:rPr>
        <w:t>3</w:t>
      </w:r>
      <w:r w:rsidR="00A36B52" w:rsidRPr="00E5038C">
        <w:rPr>
          <w:sz w:val="24"/>
          <w:szCs w:val="24"/>
        </w:rPr>
        <w:t xml:space="preserve"> with an average distance of </w:t>
      </w:r>
      <w:r w:rsidR="00EC030D" w:rsidRPr="00E5038C">
        <w:rPr>
          <w:sz w:val="24"/>
          <w:szCs w:val="24"/>
        </w:rPr>
        <w:t xml:space="preserve">about </w:t>
      </w:r>
      <w:r w:rsidR="00D97096" w:rsidRPr="00E5038C">
        <w:rPr>
          <w:sz w:val="24"/>
          <w:szCs w:val="24"/>
        </w:rPr>
        <w:t>60</w:t>
      </w:r>
      <w:r w:rsidR="00A36B52" w:rsidRPr="00E5038C">
        <w:rPr>
          <w:sz w:val="24"/>
          <w:szCs w:val="24"/>
        </w:rPr>
        <w:t xml:space="preserve"> nm between </w:t>
      </w:r>
      <w:r w:rsidR="00D50550" w:rsidRPr="00E5038C">
        <w:rPr>
          <w:sz w:val="24"/>
          <w:szCs w:val="24"/>
        </w:rPr>
        <w:t xml:space="preserve">individual </w:t>
      </w:r>
      <w:r w:rsidR="00A36B52" w:rsidRPr="00E5038C">
        <w:rPr>
          <w:sz w:val="24"/>
          <w:szCs w:val="24"/>
        </w:rPr>
        <w:t>stations</w:t>
      </w:r>
      <w:r w:rsidR="00D97096" w:rsidRPr="00E5038C">
        <w:rPr>
          <w:sz w:val="24"/>
          <w:szCs w:val="24"/>
        </w:rPr>
        <w:t xml:space="preserve"> </w:t>
      </w:r>
      <w:r w:rsidR="00D50550" w:rsidRPr="00E5038C">
        <w:rPr>
          <w:sz w:val="24"/>
          <w:szCs w:val="24"/>
        </w:rPr>
        <w:t>along each</w:t>
      </w:r>
      <w:r w:rsidR="00D97096" w:rsidRPr="00E5038C">
        <w:rPr>
          <w:sz w:val="24"/>
          <w:szCs w:val="24"/>
        </w:rPr>
        <w:t xml:space="preserve"> meridional transect </w:t>
      </w:r>
      <w:r w:rsidR="00D50550" w:rsidRPr="00E5038C">
        <w:rPr>
          <w:sz w:val="24"/>
          <w:szCs w:val="24"/>
        </w:rPr>
        <w:t xml:space="preserve">that were spaced out roughly </w:t>
      </w:r>
      <w:r w:rsidR="00D97096" w:rsidRPr="00E5038C">
        <w:rPr>
          <w:sz w:val="24"/>
          <w:szCs w:val="24"/>
        </w:rPr>
        <w:t xml:space="preserve">80 nm </w:t>
      </w:r>
      <w:r w:rsidR="00D50550" w:rsidRPr="00E5038C">
        <w:rPr>
          <w:sz w:val="24"/>
          <w:szCs w:val="24"/>
        </w:rPr>
        <w:t>from each ot</w:t>
      </w:r>
      <w:r w:rsidR="006F288B" w:rsidRPr="00E5038C">
        <w:rPr>
          <w:sz w:val="24"/>
          <w:szCs w:val="24"/>
        </w:rPr>
        <w:t>h</w:t>
      </w:r>
      <w:r w:rsidR="00D50550" w:rsidRPr="00E5038C">
        <w:rPr>
          <w:sz w:val="24"/>
          <w:szCs w:val="24"/>
        </w:rPr>
        <w:t>er</w:t>
      </w:r>
      <w:r w:rsidR="009319D5" w:rsidRPr="00E5038C">
        <w:rPr>
          <w:sz w:val="24"/>
          <w:szCs w:val="24"/>
        </w:rPr>
        <w:t xml:space="preserve"> (Figure </w:t>
      </w:r>
      <w:r w:rsidR="00733CE5" w:rsidRPr="00E5038C">
        <w:rPr>
          <w:sz w:val="24"/>
          <w:szCs w:val="24"/>
        </w:rPr>
        <w:t>2</w:t>
      </w:r>
      <w:r w:rsidR="009319D5" w:rsidRPr="00E5038C">
        <w:rPr>
          <w:sz w:val="24"/>
          <w:szCs w:val="24"/>
        </w:rPr>
        <w:t>).</w:t>
      </w:r>
      <w:r w:rsidR="00D97096" w:rsidRPr="00E5038C">
        <w:rPr>
          <w:sz w:val="24"/>
          <w:szCs w:val="24"/>
        </w:rPr>
        <w:t xml:space="preserve"> To fill the gap inside the US EEZ, IYS team and NPAFC secretariat chartered the F/V </w:t>
      </w:r>
      <w:r w:rsidR="00D97096" w:rsidRPr="00E5038C">
        <w:rPr>
          <w:sz w:val="24"/>
          <w:szCs w:val="24"/>
          <w:lang w:val="en-US"/>
        </w:rPr>
        <w:t xml:space="preserve">«Northwest Explorer» </w:t>
      </w:r>
      <w:r w:rsidR="006F288B" w:rsidRPr="00E5038C">
        <w:rPr>
          <w:sz w:val="24"/>
          <w:szCs w:val="24"/>
          <w:lang w:val="en-US"/>
        </w:rPr>
        <w:t>that</w:t>
      </w:r>
      <w:r w:rsidR="00D97096" w:rsidRPr="00E5038C">
        <w:rPr>
          <w:sz w:val="24"/>
          <w:szCs w:val="24"/>
          <w:lang w:val="en-US"/>
        </w:rPr>
        <w:t xml:space="preserve"> completed </w:t>
      </w:r>
      <w:r w:rsidR="0015309D" w:rsidRPr="00E5038C">
        <w:rPr>
          <w:sz w:val="24"/>
          <w:szCs w:val="24"/>
          <w:lang w:val="en-US"/>
        </w:rPr>
        <w:t xml:space="preserve">16 </w:t>
      </w:r>
      <w:r w:rsidR="00D97096" w:rsidRPr="00E5038C">
        <w:rPr>
          <w:sz w:val="24"/>
          <w:szCs w:val="24"/>
          <w:lang w:val="en-US"/>
        </w:rPr>
        <w:t>stations/trawls inside</w:t>
      </w:r>
      <w:r w:rsidR="00EC030D" w:rsidRPr="00E5038C">
        <w:rPr>
          <w:sz w:val="24"/>
          <w:szCs w:val="24"/>
          <w:lang w:val="en-US"/>
        </w:rPr>
        <w:t xml:space="preserve"> the</w:t>
      </w:r>
      <w:r w:rsidR="00D97096" w:rsidRPr="00E5038C">
        <w:rPr>
          <w:sz w:val="24"/>
          <w:szCs w:val="24"/>
          <w:lang w:val="en-US"/>
        </w:rPr>
        <w:t xml:space="preserve"> US EEZ and </w:t>
      </w:r>
      <w:r w:rsidR="0015309D" w:rsidRPr="00E5038C">
        <w:rPr>
          <w:sz w:val="24"/>
          <w:szCs w:val="24"/>
          <w:lang w:val="en-US"/>
        </w:rPr>
        <w:t xml:space="preserve">6 </w:t>
      </w:r>
      <w:r w:rsidR="00D97096" w:rsidRPr="00E5038C">
        <w:rPr>
          <w:sz w:val="24"/>
          <w:szCs w:val="24"/>
          <w:lang w:val="en-US"/>
        </w:rPr>
        <w:t>stations outside the US EEZ in April 2022 (</w:t>
      </w:r>
      <w:r w:rsidR="0015309D" w:rsidRPr="00E5038C">
        <w:rPr>
          <w:sz w:val="24"/>
          <w:szCs w:val="24"/>
          <w:lang w:val="en-US"/>
        </w:rPr>
        <w:t>Murphy et al. 2022</w:t>
      </w:r>
      <w:r w:rsidR="00D97096" w:rsidRPr="00E5038C">
        <w:rPr>
          <w:sz w:val="24"/>
          <w:szCs w:val="24"/>
          <w:lang w:val="en-US"/>
        </w:rPr>
        <w:t>).</w:t>
      </w:r>
    </w:p>
    <w:p w14:paraId="71AEAAB0" w14:textId="77777777" w:rsidR="009319D5" w:rsidRPr="00E5038C" w:rsidRDefault="009319D5" w:rsidP="00E60D42">
      <w:pPr>
        <w:spacing w:before="46"/>
        <w:ind w:right="517"/>
        <w:rPr>
          <w:sz w:val="24"/>
          <w:szCs w:val="24"/>
        </w:rPr>
      </w:pPr>
    </w:p>
    <w:p w14:paraId="54D71A6C" w14:textId="77777777" w:rsidR="009319D5" w:rsidRPr="00E5038C" w:rsidRDefault="009319D5" w:rsidP="00E60D42">
      <w:pPr>
        <w:spacing w:before="46"/>
        <w:ind w:right="517"/>
        <w:rPr>
          <w:sz w:val="24"/>
          <w:szCs w:val="24"/>
        </w:rPr>
      </w:pPr>
      <w:r w:rsidRPr="00E5038C">
        <w:rPr>
          <w:sz w:val="24"/>
          <w:szCs w:val="24"/>
        </w:rPr>
        <w:t>The typical survey stations conducted during both day</w:t>
      </w:r>
      <w:r w:rsidR="00AB3E00" w:rsidRPr="00E5038C">
        <w:rPr>
          <w:sz w:val="24"/>
          <w:szCs w:val="24"/>
        </w:rPr>
        <w:t>time</w:t>
      </w:r>
      <w:r w:rsidRPr="00E5038C">
        <w:rPr>
          <w:sz w:val="24"/>
          <w:szCs w:val="24"/>
        </w:rPr>
        <w:t xml:space="preserve"> and nighttime</w:t>
      </w:r>
      <w:r w:rsidR="001B29D9" w:rsidRPr="00E5038C">
        <w:rPr>
          <w:sz w:val="24"/>
          <w:szCs w:val="24"/>
        </w:rPr>
        <w:t xml:space="preserve"> consisted of: </w:t>
      </w:r>
    </w:p>
    <w:p w14:paraId="5B1D7E12" w14:textId="77777777" w:rsidR="001B29D9" w:rsidRPr="00E5038C" w:rsidRDefault="00B7584A" w:rsidP="00266F38">
      <w:pPr>
        <w:pStyle w:val="ae"/>
        <w:numPr>
          <w:ilvl w:val="0"/>
          <w:numId w:val="2"/>
        </w:numPr>
        <w:spacing w:before="46"/>
        <w:ind w:right="517"/>
        <w:rPr>
          <w:sz w:val="24"/>
          <w:szCs w:val="24"/>
        </w:rPr>
      </w:pPr>
      <w:r w:rsidRPr="00E5038C">
        <w:rPr>
          <w:sz w:val="24"/>
          <w:szCs w:val="24"/>
        </w:rPr>
        <w:t xml:space="preserve">CTD and Rosette casts down to </w:t>
      </w:r>
      <w:r w:rsidR="00D97096" w:rsidRPr="00E5038C">
        <w:rPr>
          <w:sz w:val="24"/>
          <w:szCs w:val="24"/>
        </w:rPr>
        <w:t>1000</w:t>
      </w:r>
      <w:r w:rsidRPr="00E5038C">
        <w:rPr>
          <w:sz w:val="24"/>
          <w:szCs w:val="24"/>
        </w:rPr>
        <w:t xml:space="preserve"> </w:t>
      </w:r>
      <w:r w:rsidR="00A01A01" w:rsidRPr="00E5038C">
        <w:rPr>
          <w:sz w:val="24"/>
          <w:szCs w:val="24"/>
        </w:rPr>
        <w:t>m</w:t>
      </w:r>
    </w:p>
    <w:p w14:paraId="157A5467" w14:textId="77777777" w:rsidR="001B29D9" w:rsidRPr="00E5038C" w:rsidRDefault="00B7584A" w:rsidP="00266F38">
      <w:pPr>
        <w:pStyle w:val="ae"/>
        <w:numPr>
          <w:ilvl w:val="0"/>
          <w:numId w:val="2"/>
        </w:numPr>
        <w:spacing w:before="46"/>
        <w:ind w:right="517"/>
        <w:rPr>
          <w:sz w:val="24"/>
          <w:szCs w:val="24"/>
        </w:rPr>
      </w:pPr>
      <w:r w:rsidRPr="00E5038C">
        <w:rPr>
          <w:sz w:val="24"/>
          <w:szCs w:val="24"/>
        </w:rPr>
        <w:t xml:space="preserve">Water samples: </w:t>
      </w:r>
    </w:p>
    <w:p w14:paraId="1104C16C" w14:textId="77777777" w:rsidR="00A01A01" w:rsidRPr="00E5038C" w:rsidRDefault="00426CA0" w:rsidP="00266F38">
      <w:pPr>
        <w:pStyle w:val="ae"/>
        <w:numPr>
          <w:ilvl w:val="1"/>
          <w:numId w:val="2"/>
        </w:numPr>
        <w:spacing w:before="46"/>
        <w:ind w:right="517"/>
        <w:rPr>
          <w:sz w:val="24"/>
          <w:szCs w:val="24"/>
        </w:rPr>
      </w:pPr>
      <w:r w:rsidRPr="00E5038C">
        <w:rPr>
          <w:sz w:val="24"/>
          <w:szCs w:val="24"/>
        </w:rPr>
        <w:t>Dissolved oxygen</w:t>
      </w:r>
      <w:r w:rsidR="00EB5C1D" w:rsidRPr="00E5038C">
        <w:rPr>
          <w:sz w:val="24"/>
          <w:szCs w:val="24"/>
        </w:rPr>
        <w:t xml:space="preserve"> from </w:t>
      </w:r>
      <w:r w:rsidR="00D97096" w:rsidRPr="00E5038C">
        <w:rPr>
          <w:sz w:val="24"/>
          <w:szCs w:val="24"/>
        </w:rPr>
        <w:t>0-5, 25, 50, 75, 100, 150, 200, 400, 600, 1000</w:t>
      </w:r>
      <w:r w:rsidR="00EB5C1D" w:rsidRPr="00E5038C">
        <w:rPr>
          <w:sz w:val="24"/>
          <w:szCs w:val="24"/>
        </w:rPr>
        <w:t xml:space="preserve"> m</w:t>
      </w:r>
    </w:p>
    <w:p w14:paraId="7E7D0314" w14:textId="77777777" w:rsidR="00A01A01" w:rsidRPr="00E5038C" w:rsidRDefault="00426CA0" w:rsidP="00D97096">
      <w:pPr>
        <w:pStyle w:val="ae"/>
        <w:numPr>
          <w:ilvl w:val="1"/>
          <w:numId w:val="2"/>
        </w:numPr>
        <w:spacing w:before="46"/>
        <w:ind w:right="517"/>
        <w:rPr>
          <w:sz w:val="24"/>
          <w:szCs w:val="24"/>
        </w:rPr>
      </w:pPr>
      <w:r w:rsidRPr="00E5038C">
        <w:rPr>
          <w:sz w:val="24"/>
          <w:szCs w:val="24"/>
        </w:rPr>
        <w:t>Dissolved nutrients</w:t>
      </w:r>
      <w:r w:rsidR="00EB5C1D" w:rsidRPr="00E5038C">
        <w:rPr>
          <w:sz w:val="24"/>
          <w:szCs w:val="24"/>
        </w:rPr>
        <w:t xml:space="preserve"> from </w:t>
      </w:r>
      <w:r w:rsidR="00D97096" w:rsidRPr="00E5038C">
        <w:rPr>
          <w:sz w:val="24"/>
          <w:szCs w:val="24"/>
        </w:rPr>
        <w:t>0-5, 25, 50, 75, 100, 150, 200, 400, 600, 1000 m</w:t>
      </w:r>
    </w:p>
    <w:p w14:paraId="1CEC14F9" w14:textId="77777777" w:rsidR="00A01A01" w:rsidRPr="00E5038C" w:rsidRDefault="008167EF" w:rsidP="00266F38">
      <w:pPr>
        <w:pStyle w:val="ae"/>
        <w:numPr>
          <w:ilvl w:val="1"/>
          <w:numId w:val="2"/>
        </w:numPr>
        <w:spacing w:before="46"/>
        <w:ind w:right="517"/>
        <w:rPr>
          <w:sz w:val="24"/>
          <w:szCs w:val="24"/>
        </w:rPr>
      </w:pPr>
      <w:r w:rsidRPr="00E5038C">
        <w:rPr>
          <w:sz w:val="24"/>
          <w:szCs w:val="24"/>
        </w:rPr>
        <w:t>Chlorophyll-a</w:t>
      </w:r>
      <w:r w:rsidR="00EB5C1D" w:rsidRPr="00E5038C">
        <w:rPr>
          <w:sz w:val="24"/>
          <w:szCs w:val="24"/>
        </w:rPr>
        <w:t xml:space="preserve"> from </w:t>
      </w:r>
      <w:r w:rsidR="00D97096" w:rsidRPr="00E5038C">
        <w:rPr>
          <w:sz w:val="24"/>
          <w:szCs w:val="24"/>
        </w:rPr>
        <w:t>0-5, 25, 50, 75, 100, 150</w:t>
      </w:r>
      <w:r w:rsidR="00EB5C1D" w:rsidRPr="00E5038C">
        <w:rPr>
          <w:sz w:val="24"/>
          <w:szCs w:val="24"/>
        </w:rPr>
        <w:t xml:space="preserve"> m</w:t>
      </w:r>
    </w:p>
    <w:p w14:paraId="27ED4DEE" w14:textId="77777777" w:rsidR="008167EF" w:rsidRPr="00E5038C" w:rsidRDefault="008167EF" w:rsidP="00266F38">
      <w:pPr>
        <w:pStyle w:val="ae"/>
        <w:numPr>
          <w:ilvl w:val="1"/>
          <w:numId w:val="2"/>
        </w:numPr>
        <w:spacing w:before="46"/>
        <w:ind w:right="517"/>
        <w:rPr>
          <w:sz w:val="24"/>
          <w:szCs w:val="24"/>
        </w:rPr>
      </w:pPr>
      <w:r w:rsidRPr="00E5038C">
        <w:rPr>
          <w:sz w:val="24"/>
          <w:szCs w:val="24"/>
        </w:rPr>
        <w:t>eDNA</w:t>
      </w:r>
      <w:r w:rsidR="00EB5C1D" w:rsidRPr="00E5038C">
        <w:rPr>
          <w:sz w:val="24"/>
          <w:szCs w:val="24"/>
        </w:rPr>
        <w:t xml:space="preserve"> from </w:t>
      </w:r>
      <w:r w:rsidR="00D97096" w:rsidRPr="00E5038C">
        <w:rPr>
          <w:sz w:val="24"/>
          <w:szCs w:val="24"/>
        </w:rPr>
        <w:t xml:space="preserve">0-5, 25, 50, 100 </w:t>
      </w:r>
      <w:r w:rsidR="00EB5C1D" w:rsidRPr="00E5038C">
        <w:rPr>
          <w:sz w:val="24"/>
          <w:szCs w:val="24"/>
        </w:rPr>
        <w:t>m</w:t>
      </w:r>
    </w:p>
    <w:p w14:paraId="55D36326" w14:textId="77777777" w:rsidR="008167EF" w:rsidRPr="00E5038C" w:rsidRDefault="008167EF" w:rsidP="00266F38">
      <w:pPr>
        <w:pStyle w:val="ae"/>
        <w:numPr>
          <w:ilvl w:val="1"/>
          <w:numId w:val="2"/>
        </w:numPr>
        <w:spacing w:before="46"/>
        <w:ind w:right="517"/>
        <w:rPr>
          <w:sz w:val="24"/>
          <w:szCs w:val="24"/>
        </w:rPr>
      </w:pPr>
      <w:r w:rsidRPr="00E5038C">
        <w:rPr>
          <w:sz w:val="24"/>
          <w:szCs w:val="24"/>
        </w:rPr>
        <w:t>Particulate organic matter (POM)</w:t>
      </w:r>
      <w:r w:rsidR="00EB5C1D" w:rsidRPr="00E5038C">
        <w:rPr>
          <w:sz w:val="24"/>
          <w:szCs w:val="24"/>
        </w:rPr>
        <w:t xml:space="preserve"> from </w:t>
      </w:r>
      <w:r w:rsidR="00D97096" w:rsidRPr="00E5038C">
        <w:rPr>
          <w:sz w:val="24"/>
          <w:szCs w:val="24"/>
        </w:rPr>
        <w:t>0-5</w:t>
      </w:r>
      <w:r w:rsidR="00EB5C1D" w:rsidRPr="00E5038C">
        <w:rPr>
          <w:sz w:val="24"/>
          <w:szCs w:val="24"/>
        </w:rPr>
        <w:t xml:space="preserve"> m</w:t>
      </w:r>
    </w:p>
    <w:p w14:paraId="298F91C8" w14:textId="77777777" w:rsidR="008167EF" w:rsidRPr="00E5038C" w:rsidRDefault="00266F38" w:rsidP="00266F38">
      <w:pPr>
        <w:pStyle w:val="ae"/>
        <w:numPr>
          <w:ilvl w:val="1"/>
          <w:numId w:val="2"/>
        </w:numPr>
        <w:spacing w:before="46"/>
        <w:ind w:right="517"/>
        <w:rPr>
          <w:sz w:val="24"/>
          <w:szCs w:val="24"/>
        </w:rPr>
      </w:pPr>
      <w:r w:rsidRPr="00E5038C">
        <w:rPr>
          <w:sz w:val="24"/>
          <w:szCs w:val="24"/>
        </w:rPr>
        <w:t>High-performance liquid chromatography (HPLC) pigments</w:t>
      </w:r>
      <w:r w:rsidR="00EB5C1D" w:rsidRPr="00E5038C">
        <w:rPr>
          <w:sz w:val="24"/>
          <w:szCs w:val="24"/>
        </w:rPr>
        <w:t xml:space="preserve"> from </w:t>
      </w:r>
      <w:r w:rsidR="00D97096" w:rsidRPr="00E5038C">
        <w:rPr>
          <w:sz w:val="24"/>
          <w:szCs w:val="24"/>
        </w:rPr>
        <w:t>0-5</w:t>
      </w:r>
      <w:r w:rsidR="00EB5C1D" w:rsidRPr="00E5038C">
        <w:rPr>
          <w:sz w:val="24"/>
          <w:szCs w:val="24"/>
        </w:rPr>
        <w:t xml:space="preserve"> m</w:t>
      </w:r>
    </w:p>
    <w:p w14:paraId="03D86B7E" w14:textId="77777777" w:rsidR="00266F38" w:rsidRPr="00E5038C" w:rsidRDefault="00266F38" w:rsidP="00266F38">
      <w:pPr>
        <w:pStyle w:val="ae"/>
        <w:numPr>
          <w:ilvl w:val="1"/>
          <w:numId w:val="2"/>
        </w:numPr>
        <w:spacing w:before="46"/>
        <w:ind w:right="517"/>
        <w:rPr>
          <w:sz w:val="24"/>
          <w:szCs w:val="24"/>
        </w:rPr>
      </w:pPr>
      <w:r w:rsidRPr="00E5038C">
        <w:rPr>
          <w:sz w:val="24"/>
          <w:szCs w:val="24"/>
        </w:rPr>
        <w:t>Flow cytometry</w:t>
      </w:r>
      <w:r w:rsidR="00EB5C1D" w:rsidRPr="00E5038C">
        <w:rPr>
          <w:sz w:val="24"/>
          <w:szCs w:val="24"/>
        </w:rPr>
        <w:t xml:space="preserve"> from </w:t>
      </w:r>
      <w:r w:rsidR="003C3772" w:rsidRPr="00E5038C">
        <w:rPr>
          <w:sz w:val="24"/>
          <w:szCs w:val="24"/>
        </w:rPr>
        <w:t>0-5</w:t>
      </w:r>
      <w:r w:rsidR="00EB5C1D" w:rsidRPr="00E5038C">
        <w:rPr>
          <w:sz w:val="24"/>
          <w:szCs w:val="24"/>
        </w:rPr>
        <w:t>m</w:t>
      </w:r>
    </w:p>
    <w:p w14:paraId="20A07F57" w14:textId="77777777" w:rsidR="003C3772" w:rsidRPr="00E5038C" w:rsidRDefault="003C3772" w:rsidP="00266F38">
      <w:pPr>
        <w:pStyle w:val="ae"/>
        <w:numPr>
          <w:ilvl w:val="1"/>
          <w:numId w:val="2"/>
        </w:numPr>
        <w:spacing w:before="46"/>
        <w:ind w:right="517"/>
        <w:rPr>
          <w:sz w:val="24"/>
          <w:szCs w:val="24"/>
        </w:rPr>
      </w:pPr>
      <w:r w:rsidRPr="00E5038C">
        <w:rPr>
          <w:sz w:val="24"/>
          <w:szCs w:val="24"/>
        </w:rPr>
        <w:t>Fatty acids from 0-5 m</w:t>
      </w:r>
    </w:p>
    <w:p w14:paraId="4841F9C8" w14:textId="77777777" w:rsidR="003C3772" w:rsidRDefault="00A01A01" w:rsidP="00266F38">
      <w:pPr>
        <w:pStyle w:val="ae"/>
        <w:numPr>
          <w:ilvl w:val="0"/>
          <w:numId w:val="2"/>
        </w:numPr>
        <w:spacing w:before="46"/>
        <w:ind w:right="517"/>
        <w:rPr>
          <w:sz w:val="24"/>
          <w:szCs w:val="24"/>
        </w:rPr>
      </w:pPr>
      <w:r w:rsidRPr="00266F38">
        <w:rPr>
          <w:sz w:val="24"/>
          <w:szCs w:val="24"/>
        </w:rPr>
        <w:lastRenderedPageBreak/>
        <w:t xml:space="preserve">Plankton net(s): </w:t>
      </w:r>
    </w:p>
    <w:p w14:paraId="26184AF2" w14:textId="4E7FA695" w:rsidR="00A01A01" w:rsidRPr="00E5038C" w:rsidRDefault="00A01A01" w:rsidP="003C3772">
      <w:pPr>
        <w:pStyle w:val="ae"/>
        <w:numPr>
          <w:ilvl w:val="1"/>
          <w:numId w:val="2"/>
        </w:numPr>
        <w:spacing w:before="46"/>
        <w:ind w:right="517"/>
        <w:rPr>
          <w:sz w:val="24"/>
          <w:szCs w:val="24"/>
        </w:rPr>
      </w:pPr>
      <w:r w:rsidRPr="00E5038C">
        <w:rPr>
          <w:sz w:val="24"/>
          <w:szCs w:val="24"/>
        </w:rPr>
        <w:t>vertical Bongo</w:t>
      </w:r>
      <w:r w:rsidR="006A0397" w:rsidRPr="00E5038C">
        <w:rPr>
          <w:sz w:val="24"/>
          <w:szCs w:val="24"/>
        </w:rPr>
        <w:t>, 0-</w:t>
      </w:r>
      <w:r w:rsidR="003C3772" w:rsidRPr="00E5038C">
        <w:rPr>
          <w:sz w:val="24"/>
          <w:szCs w:val="24"/>
        </w:rPr>
        <w:t>250 m</w:t>
      </w:r>
    </w:p>
    <w:p w14:paraId="0CFFDEDD" w14:textId="69774A60" w:rsidR="003C3772" w:rsidRPr="00E5038C" w:rsidRDefault="006A0397" w:rsidP="003C3772">
      <w:pPr>
        <w:pStyle w:val="ae"/>
        <w:numPr>
          <w:ilvl w:val="1"/>
          <w:numId w:val="2"/>
        </w:numPr>
        <w:spacing w:before="46"/>
        <w:ind w:right="517"/>
        <w:rPr>
          <w:sz w:val="24"/>
          <w:szCs w:val="24"/>
        </w:rPr>
      </w:pPr>
      <w:r w:rsidRPr="00E5038C">
        <w:rPr>
          <w:sz w:val="24"/>
          <w:szCs w:val="24"/>
        </w:rPr>
        <w:t xml:space="preserve">vertical </w:t>
      </w:r>
      <w:r w:rsidR="003C3772" w:rsidRPr="00E5038C">
        <w:rPr>
          <w:sz w:val="24"/>
          <w:szCs w:val="24"/>
        </w:rPr>
        <w:t>Juday net</w:t>
      </w:r>
      <w:r w:rsidRPr="00E5038C">
        <w:rPr>
          <w:sz w:val="24"/>
          <w:szCs w:val="24"/>
        </w:rPr>
        <w:t>s, 0-50 and 0-</w:t>
      </w:r>
      <w:r w:rsidR="003C3772" w:rsidRPr="00E5038C">
        <w:rPr>
          <w:sz w:val="24"/>
          <w:szCs w:val="24"/>
        </w:rPr>
        <w:t>200 m</w:t>
      </w:r>
    </w:p>
    <w:p w14:paraId="4F15798F" w14:textId="77777777" w:rsidR="00EB5C1D" w:rsidRPr="00E5038C" w:rsidRDefault="00C045F7" w:rsidP="00266F38">
      <w:pPr>
        <w:pStyle w:val="ae"/>
        <w:numPr>
          <w:ilvl w:val="0"/>
          <w:numId w:val="2"/>
        </w:numPr>
        <w:spacing w:before="46"/>
        <w:ind w:right="517"/>
        <w:rPr>
          <w:sz w:val="24"/>
          <w:szCs w:val="24"/>
        </w:rPr>
      </w:pPr>
      <w:r w:rsidRPr="00E5038C">
        <w:rPr>
          <w:sz w:val="24"/>
          <w:szCs w:val="24"/>
        </w:rPr>
        <w:t xml:space="preserve">Midwater trawl </w:t>
      </w:r>
      <w:r w:rsidR="00354C3C" w:rsidRPr="00E5038C">
        <w:rPr>
          <w:sz w:val="24"/>
          <w:szCs w:val="24"/>
        </w:rPr>
        <w:t>towed at</w:t>
      </w:r>
      <w:r w:rsidR="00974F58" w:rsidRPr="00E5038C">
        <w:rPr>
          <w:sz w:val="24"/>
          <w:szCs w:val="24"/>
        </w:rPr>
        <w:t xml:space="preserve"> 4-5</w:t>
      </w:r>
      <w:r w:rsidR="003C3772" w:rsidRPr="00E5038C">
        <w:rPr>
          <w:sz w:val="24"/>
          <w:szCs w:val="24"/>
        </w:rPr>
        <w:t xml:space="preserve"> </w:t>
      </w:r>
      <w:r w:rsidR="00974F58" w:rsidRPr="00E5038C">
        <w:rPr>
          <w:sz w:val="24"/>
          <w:szCs w:val="24"/>
        </w:rPr>
        <w:t xml:space="preserve">knots for one hour in the top </w:t>
      </w:r>
      <w:r w:rsidR="003C3772" w:rsidRPr="00E5038C">
        <w:rPr>
          <w:sz w:val="24"/>
          <w:szCs w:val="24"/>
        </w:rPr>
        <w:t>3</w:t>
      </w:r>
      <w:r w:rsidR="00974F58" w:rsidRPr="00E5038C">
        <w:rPr>
          <w:sz w:val="24"/>
          <w:szCs w:val="24"/>
        </w:rPr>
        <w:t>0 meters of the water column</w:t>
      </w:r>
    </w:p>
    <w:p w14:paraId="05E54269" w14:textId="77777777" w:rsidR="00974F58" w:rsidRPr="00E5038C" w:rsidRDefault="00CD5B21" w:rsidP="00266F38">
      <w:pPr>
        <w:pStyle w:val="ae"/>
        <w:numPr>
          <w:ilvl w:val="0"/>
          <w:numId w:val="2"/>
        </w:numPr>
        <w:spacing w:before="46"/>
        <w:ind w:right="517"/>
        <w:rPr>
          <w:sz w:val="24"/>
          <w:szCs w:val="24"/>
        </w:rPr>
      </w:pPr>
      <w:r w:rsidRPr="00E5038C">
        <w:rPr>
          <w:sz w:val="24"/>
          <w:szCs w:val="24"/>
        </w:rPr>
        <w:t>Hydroacoustic measurements</w:t>
      </w:r>
      <w:r w:rsidR="00856764" w:rsidRPr="00E5038C">
        <w:rPr>
          <w:sz w:val="24"/>
          <w:szCs w:val="24"/>
        </w:rPr>
        <w:t xml:space="preserve"> throughout the full survey area</w:t>
      </w:r>
    </w:p>
    <w:p w14:paraId="4731795B" w14:textId="77777777" w:rsidR="003D68BB" w:rsidRPr="00E5038C" w:rsidRDefault="003D68BB" w:rsidP="00266F38">
      <w:pPr>
        <w:pStyle w:val="ae"/>
        <w:numPr>
          <w:ilvl w:val="0"/>
          <w:numId w:val="2"/>
        </w:numPr>
        <w:spacing w:before="46"/>
        <w:ind w:right="517"/>
        <w:rPr>
          <w:sz w:val="24"/>
          <w:szCs w:val="24"/>
        </w:rPr>
      </w:pPr>
      <w:r w:rsidRPr="00E5038C">
        <w:rPr>
          <w:sz w:val="24"/>
          <w:szCs w:val="24"/>
        </w:rPr>
        <w:t>Observations of marine mammal and seabirds</w:t>
      </w:r>
      <w:r w:rsidR="003C3772" w:rsidRPr="00E5038C">
        <w:rPr>
          <w:sz w:val="24"/>
          <w:szCs w:val="24"/>
        </w:rPr>
        <w:t xml:space="preserve"> throughout the survey and during transits</w:t>
      </w:r>
    </w:p>
    <w:p w14:paraId="50096F46" w14:textId="77777777" w:rsidR="003C3772" w:rsidRDefault="003C3772" w:rsidP="00266F38">
      <w:pPr>
        <w:pStyle w:val="ae"/>
        <w:numPr>
          <w:ilvl w:val="0"/>
          <w:numId w:val="2"/>
        </w:numPr>
        <w:spacing w:before="46"/>
        <w:ind w:right="517"/>
        <w:rPr>
          <w:sz w:val="24"/>
          <w:szCs w:val="24"/>
        </w:rPr>
      </w:pPr>
      <w:r w:rsidRPr="00E5038C">
        <w:rPr>
          <w:sz w:val="24"/>
          <w:szCs w:val="24"/>
        </w:rPr>
        <w:t>Macroplastic photoID throughout the survey and during transits</w:t>
      </w:r>
      <w:r>
        <w:rPr>
          <w:sz w:val="24"/>
          <w:szCs w:val="24"/>
        </w:rPr>
        <w:t xml:space="preserve"> using GoPro Cameras</w:t>
      </w:r>
      <w:r w:rsidR="00733CE5">
        <w:rPr>
          <w:sz w:val="24"/>
          <w:szCs w:val="24"/>
        </w:rPr>
        <w:t xml:space="preserve"> attached to the railings</w:t>
      </w:r>
    </w:p>
    <w:p w14:paraId="14FEBAC2" w14:textId="77777777" w:rsidR="00E62517" w:rsidRDefault="003C3772" w:rsidP="003C3772">
      <w:pPr>
        <w:pStyle w:val="ae"/>
        <w:numPr>
          <w:ilvl w:val="0"/>
          <w:numId w:val="2"/>
        </w:numPr>
        <w:spacing w:before="46"/>
        <w:ind w:right="517"/>
        <w:rPr>
          <w:sz w:val="24"/>
          <w:szCs w:val="24"/>
        </w:rPr>
      </w:pPr>
      <w:r>
        <w:rPr>
          <w:sz w:val="24"/>
          <w:szCs w:val="24"/>
        </w:rPr>
        <w:t>Microplastic stations using Neuston “Manta” net at surface towed at 2-3 knots for 15 minutes</w:t>
      </w:r>
    </w:p>
    <w:p w14:paraId="0B4F4E4A" w14:textId="77777777" w:rsidR="00157C17" w:rsidRPr="00157C17" w:rsidRDefault="00157C17" w:rsidP="00157C17">
      <w:pPr>
        <w:spacing w:before="46"/>
        <w:ind w:right="517"/>
        <w:rPr>
          <w:sz w:val="24"/>
          <w:szCs w:val="24"/>
        </w:rPr>
      </w:pPr>
      <w:r>
        <w:rPr>
          <w:sz w:val="24"/>
          <w:szCs w:val="24"/>
        </w:rPr>
        <w:t xml:space="preserve">Specific details of </w:t>
      </w:r>
      <w:del w:id="4" w:author="user" w:date="2022-05-27T16:19:00Z">
        <w:r w:rsidR="00733CE5" w:rsidDel="00EC030D">
          <w:rPr>
            <w:sz w:val="24"/>
            <w:szCs w:val="24"/>
          </w:rPr>
          <w:delText xml:space="preserve">on </w:delText>
        </w:r>
      </w:del>
      <w:r w:rsidR="00733CE5">
        <w:rPr>
          <w:sz w:val="24"/>
          <w:szCs w:val="24"/>
        </w:rPr>
        <w:t>the protocols used are</w:t>
      </w:r>
      <w:r w:rsidR="0057410F">
        <w:rPr>
          <w:sz w:val="24"/>
          <w:szCs w:val="24"/>
        </w:rPr>
        <w:t xml:space="preserve"> </w:t>
      </w:r>
      <w:ins w:id="5" w:author="user" w:date="2022-05-27T16:18:00Z">
        <w:r w:rsidR="00EC030D">
          <w:rPr>
            <w:sz w:val="24"/>
            <w:szCs w:val="24"/>
          </w:rPr>
          <w:t xml:space="preserve">given </w:t>
        </w:r>
      </w:ins>
      <w:r w:rsidR="0057410F">
        <w:rPr>
          <w:sz w:val="24"/>
          <w:szCs w:val="24"/>
        </w:rPr>
        <w:t>below.</w:t>
      </w:r>
    </w:p>
    <w:p w14:paraId="7C7B2DFE" w14:textId="77777777" w:rsidR="00095ACE" w:rsidRPr="00AC3BDC" w:rsidRDefault="00FC06D9" w:rsidP="00AC3BDC">
      <w:pPr>
        <w:pStyle w:val="2"/>
        <w:rPr>
          <w:rFonts w:ascii="Times New Roman" w:hAnsi="Times New Roman" w:cs="Times New Roman"/>
          <w:color w:val="auto"/>
          <w:sz w:val="24"/>
          <w:szCs w:val="24"/>
        </w:rPr>
      </w:pPr>
      <w:r w:rsidRPr="00AC3BDC">
        <w:rPr>
          <w:rFonts w:ascii="Times New Roman" w:hAnsi="Times New Roman" w:cs="Times New Roman"/>
          <w:color w:val="auto"/>
          <w:sz w:val="24"/>
          <w:szCs w:val="24"/>
        </w:rPr>
        <w:t xml:space="preserve">1. </w:t>
      </w:r>
      <w:r w:rsidR="00E2222B" w:rsidRPr="00AC3BDC">
        <w:rPr>
          <w:rFonts w:ascii="Times New Roman" w:hAnsi="Times New Roman" w:cs="Times New Roman"/>
          <w:color w:val="auto"/>
          <w:sz w:val="24"/>
          <w:szCs w:val="24"/>
        </w:rPr>
        <w:t xml:space="preserve">CTD Deployment, Water Sample Collection </w:t>
      </w:r>
      <w:r w:rsidR="009047D8" w:rsidRPr="00AC3BDC">
        <w:rPr>
          <w:rFonts w:ascii="Times New Roman" w:hAnsi="Times New Roman" w:cs="Times New Roman"/>
          <w:color w:val="auto"/>
          <w:sz w:val="24"/>
          <w:szCs w:val="24"/>
        </w:rPr>
        <w:t>and Processing</w:t>
      </w:r>
    </w:p>
    <w:p w14:paraId="1CA0638F" w14:textId="20E98E77" w:rsidR="00DE64EF" w:rsidRPr="00AA17FE" w:rsidRDefault="00E2222B" w:rsidP="00E60D42">
      <w:pPr>
        <w:spacing w:before="46"/>
        <w:ind w:right="517"/>
        <w:rPr>
          <w:sz w:val="24"/>
          <w:szCs w:val="24"/>
          <w:lang w:val="en-US"/>
        </w:rPr>
      </w:pPr>
      <w:r w:rsidRPr="00AA17FE">
        <w:rPr>
          <w:sz w:val="24"/>
          <w:szCs w:val="24"/>
          <w:lang w:val="en-US"/>
        </w:rPr>
        <w:t>CTD station</w:t>
      </w:r>
      <w:r w:rsidR="00AA17FE">
        <w:rPr>
          <w:sz w:val="24"/>
          <w:szCs w:val="24"/>
          <w:lang w:val="en-US"/>
        </w:rPr>
        <w:t>s</w:t>
      </w:r>
      <w:r w:rsidRPr="00AA17FE">
        <w:rPr>
          <w:sz w:val="24"/>
          <w:szCs w:val="24"/>
          <w:lang w:val="en-US"/>
        </w:rPr>
        <w:t xml:space="preserve"> and water sample collections were conducted using 12-position rosette equipped with a SeaBird CTD 911 plus to a depth of 1000 m. Rosette had a capacity to carry ten 5L a</w:t>
      </w:r>
      <w:r w:rsidR="00EC030D">
        <w:rPr>
          <w:sz w:val="24"/>
          <w:szCs w:val="24"/>
          <w:lang w:val="en-US"/>
        </w:rPr>
        <w:t>nd</w:t>
      </w:r>
      <w:r w:rsidRPr="00AA17FE">
        <w:rPr>
          <w:sz w:val="24"/>
          <w:szCs w:val="24"/>
          <w:lang w:val="en-US"/>
        </w:rPr>
        <w:t xml:space="preserve"> two 1,8L Niskin Bottles. Bottle firing was operated remotely using Carousel Deck Unit model 33 and real-time tracking system Sea Bird Electronics model 25</w:t>
      </w:r>
      <w:r w:rsidR="00AA17FE" w:rsidRPr="00AA17FE">
        <w:rPr>
          <w:sz w:val="24"/>
          <w:szCs w:val="24"/>
          <w:lang w:val="en-US"/>
        </w:rPr>
        <w:t>.</w:t>
      </w:r>
      <w:r w:rsidR="00AA17FE">
        <w:rPr>
          <w:sz w:val="24"/>
          <w:szCs w:val="24"/>
          <w:lang w:val="en-US"/>
        </w:rPr>
        <w:t xml:space="preserve"> </w:t>
      </w:r>
      <w:r w:rsidR="0031752F">
        <w:rPr>
          <w:sz w:val="24"/>
          <w:szCs w:val="24"/>
          <w:lang w:val="en-US"/>
        </w:rPr>
        <w:t>Chlorophyll-a, d</w:t>
      </w:r>
      <w:r w:rsidR="00AA17FE">
        <w:rPr>
          <w:sz w:val="24"/>
          <w:szCs w:val="24"/>
          <w:lang w:val="en-US"/>
        </w:rPr>
        <w:t>issolved Oxygen and dissolved nutrient samples (silicates, dissolved inorganic phosphate, nitrites, nitrates) were processed on board according to methods listed in the cruise plan (</w:t>
      </w:r>
      <w:r w:rsidR="00BC082A">
        <w:rPr>
          <w:sz w:val="24"/>
          <w:szCs w:val="24"/>
          <w:lang w:val="en-US"/>
        </w:rPr>
        <w:t>Pakhomov et al., 2021</w:t>
      </w:r>
      <w:r w:rsidR="00AA17FE">
        <w:rPr>
          <w:sz w:val="24"/>
          <w:szCs w:val="24"/>
        </w:rPr>
        <w:t xml:space="preserve">). Other water samples (eDNA, HPLC, Flow cytometry, Fatty acids) were </w:t>
      </w:r>
      <w:r w:rsidR="0031752F">
        <w:rPr>
          <w:sz w:val="24"/>
          <w:szCs w:val="24"/>
        </w:rPr>
        <w:t>collected</w:t>
      </w:r>
      <w:r w:rsidR="00AA17FE">
        <w:rPr>
          <w:sz w:val="24"/>
          <w:szCs w:val="24"/>
        </w:rPr>
        <w:t xml:space="preserve"> </w:t>
      </w:r>
      <w:r w:rsidR="00AA17FE">
        <w:rPr>
          <w:sz w:val="24"/>
          <w:szCs w:val="24"/>
          <w:lang w:val="en-US"/>
        </w:rPr>
        <w:t>according to the cruise plan (</w:t>
      </w:r>
      <w:r w:rsidR="00BC082A">
        <w:rPr>
          <w:sz w:val="24"/>
          <w:szCs w:val="24"/>
          <w:lang w:val="en-US"/>
        </w:rPr>
        <w:t>Pakhomov et al., 2021</w:t>
      </w:r>
      <w:r w:rsidR="00AA17FE">
        <w:rPr>
          <w:sz w:val="24"/>
          <w:szCs w:val="24"/>
        </w:rPr>
        <w:t>) and delivered to the laboratories of interest.</w:t>
      </w:r>
    </w:p>
    <w:p w14:paraId="50182935" w14:textId="77777777" w:rsidR="009047D8" w:rsidRPr="00D54BDD" w:rsidRDefault="009047D8" w:rsidP="00E60D42">
      <w:pPr>
        <w:spacing w:before="46"/>
        <w:ind w:right="517"/>
        <w:rPr>
          <w:b/>
          <w:bCs/>
          <w:sz w:val="24"/>
          <w:szCs w:val="24"/>
        </w:rPr>
      </w:pPr>
    </w:p>
    <w:p w14:paraId="49F1C24D" w14:textId="77777777" w:rsidR="009047D8" w:rsidRPr="00AC3BDC" w:rsidRDefault="00157C17" w:rsidP="00AC3BDC">
      <w:pPr>
        <w:pStyle w:val="2"/>
        <w:rPr>
          <w:rFonts w:ascii="Times New Roman" w:hAnsi="Times New Roman" w:cs="Times New Roman"/>
          <w:color w:val="auto"/>
          <w:sz w:val="24"/>
          <w:szCs w:val="24"/>
        </w:rPr>
      </w:pPr>
      <w:r w:rsidRPr="00AC3BDC">
        <w:rPr>
          <w:rFonts w:ascii="Times New Roman" w:hAnsi="Times New Roman" w:cs="Times New Roman"/>
          <w:color w:val="auto"/>
          <w:sz w:val="24"/>
          <w:szCs w:val="24"/>
        </w:rPr>
        <w:t>2</w:t>
      </w:r>
      <w:r w:rsidR="00FC06D9" w:rsidRPr="00AC3BDC">
        <w:rPr>
          <w:rFonts w:ascii="Times New Roman" w:hAnsi="Times New Roman" w:cs="Times New Roman"/>
          <w:color w:val="auto"/>
          <w:sz w:val="24"/>
          <w:szCs w:val="24"/>
        </w:rPr>
        <w:t xml:space="preserve">. </w:t>
      </w:r>
      <w:r w:rsidR="009047D8" w:rsidRPr="00AC3BDC">
        <w:rPr>
          <w:rFonts w:ascii="Times New Roman" w:hAnsi="Times New Roman" w:cs="Times New Roman"/>
          <w:color w:val="auto"/>
          <w:sz w:val="24"/>
          <w:szCs w:val="24"/>
        </w:rPr>
        <w:t>Plankton Net Deployment and Processing</w:t>
      </w:r>
    </w:p>
    <w:p w14:paraId="5AB7DAF7" w14:textId="77777777" w:rsidR="008E3C31" w:rsidRDefault="008E3C31" w:rsidP="00E60D42">
      <w:pPr>
        <w:spacing w:before="46"/>
        <w:ind w:right="517"/>
        <w:rPr>
          <w:b/>
          <w:bCs/>
          <w:sz w:val="24"/>
          <w:szCs w:val="24"/>
        </w:rPr>
      </w:pPr>
    </w:p>
    <w:p w14:paraId="5A580B26" w14:textId="40B7E512" w:rsidR="008E3C31" w:rsidRPr="00E5038C" w:rsidRDefault="0057410F" w:rsidP="00E60D42">
      <w:pPr>
        <w:spacing w:before="46"/>
        <w:ind w:right="517"/>
        <w:rPr>
          <w:sz w:val="24"/>
          <w:szCs w:val="24"/>
        </w:rPr>
      </w:pPr>
      <w:r w:rsidRPr="00E5038C">
        <w:rPr>
          <w:sz w:val="24"/>
          <w:szCs w:val="24"/>
        </w:rPr>
        <w:t xml:space="preserve">The detailed protocol of Bongo and Juday net stations is presented in </w:t>
      </w:r>
      <w:r w:rsidR="0031752F" w:rsidRPr="00E5038C">
        <w:rPr>
          <w:sz w:val="24"/>
          <w:szCs w:val="24"/>
          <w:lang w:val="en-US"/>
        </w:rPr>
        <w:t>Pakhomov et al., 2021</w:t>
      </w:r>
      <w:r w:rsidRPr="00E5038C">
        <w:rPr>
          <w:sz w:val="24"/>
          <w:szCs w:val="24"/>
        </w:rPr>
        <w:t xml:space="preserve">. In total, 32 Juday net (64 samples from </w:t>
      </w:r>
      <w:r w:rsidR="0031752F" w:rsidRPr="00E5038C">
        <w:rPr>
          <w:sz w:val="24"/>
          <w:szCs w:val="24"/>
        </w:rPr>
        <w:t>0-</w:t>
      </w:r>
      <w:r w:rsidRPr="00E5038C">
        <w:rPr>
          <w:sz w:val="24"/>
          <w:szCs w:val="24"/>
        </w:rPr>
        <w:t xml:space="preserve">200 and </w:t>
      </w:r>
      <w:r w:rsidR="0031752F" w:rsidRPr="00E5038C">
        <w:rPr>
          <w:sz w:val="24"/>
          <w:szCs w:val="24"/>
        </w:rPr>
        <w:t>0-</w:t>
      </w:r>
      <w:r w:rsidRPr="00E5038C">
        <w:rPr>
          <w:sz w:val="24"/>
          <w:szCs w:val="24"/>
        </w:rPr>
        <w:t>50 m</w:t>
      </w:r>
      <w:r w:rsidR="00BB2B29" w:rsidRPr="00E5038C">
        <w:rPr>
          <w:sz w:val="24"/>
          <w:szCs w:val="24"/>
        </w:rPr>
        <w:t xml:space="preserve"> at each station</w:t>
      </w:r>
      <w:r w:rsidRPr="00E5038C">
        <w:rPr>
          <w:sz w:val="24"/>
          <w:szCs w:val="24"/>
        </w:rPr>
        <w:t xml:space="preserve">) and 31 Bongo net (62 samples from paired nets) were completed. Juday net samples were delivered to TINRO’s plankton lab for </w:t>
      </w:r>
      <w:r w:rsidR="00CE5494" w:rsidRPr="00E5038C">
        <w:rPr>
          <w:sz w:val="24"/>
          <w:szCs w:val="24"/>
        </w:rPr>
        <w:t>further analysis</w:t>
      </w:r>
      <w:r w:rsidR="00BB2B29" w:rsidRPr="00E5038C">
        <w:rPr>
          <w:sz w:val="24"/>
          <w:szCs w:val="24"/>
        </w:rPr>
        <w:t xml:space="preserve">. </w:t>
      </w:r>
      <w:r w:rsidR="00CE5494" w:rsidRPr="00E5038C">
        <w:rPr>
          <w:sz w:val="24"/>
          <w:szCs w:val="24"/>
        </w:rPr>
        <w:t xml:space="preserve">Bongo net samples were transferred to </w:t>
      </w:r>
      <w:r w:rsidR="00A70E18" w:rsidRPr="00E5038C">
        <w:rPr>
          <w:sz w:val="24"/>
          <w:szCs w:val="24"/>
        </w:rPr>
        <w:t xml:space="preserve">the </w:t>
      </w:r>
      <w:r w:rsidR="00CE5494" w:rsidRPr="00E5038C">
        <w:rPr>
          <w:sz w:val="24"/>
          <w:szCs w:val="24"/>
        </w:rPr>
        <w:t>University of British Columbia.</w:t>
      </w:r>
    </w:p>
    <w:p w14:paraId="7EB08D56" w14:textId="77777777" w:rsidR="009047D8" w:rsidRPr="00AC3BDC" w:rsidRDefault="00CE5494" w:rsidP="00AC3BDC">
      <w:pPr>
        <w:pStyle w:val="2"/>
        <w:rPr>
          <w:rFonts w:ascii="Times New Roman" w:hAnsi="Times New Roman" w:cs="Times New Roman"/>
          <w:color w:val="auto"/>
          <w:sz w:val="24"/>
          <w:szCs w:val="24"/>
        </w:rPr>
      </w:pPr>
      <w:r w:rsidRPr="00E5038C">
        <w:rPr>
          <w:rFonts w:ascii="Times New Roman" w:hAnsi="Times New Roman" w:cs="Times New Roman"/>
          <w:color w:val="auto"/>
          <w:sz w:val="24"/>
          <w:szCs w:val="24"/>
        </w:rPr>
        <w:t>3</w:t>
      </w:r>
      <w:r w:rsidR="00FC06D9" w:rsidRPr="00E5038C">
        <w:rPr>
          <w:rFonts w:ascii="Times New Roman" w:hAnsi="Times New Roman" w:cs="Times New Roman"/>
          <w:color w:val="auto"/>
          <w:sz w:val="24"/>
          <w:szCs w:val="24"/>
        </w:rPr>
        <w:t xml:space="preserve">. </w:t>
      </w:r>
      <w:r w:rsidR="00C84DA7" w:rsidRPr="00E5038C">
        <w:rPr>
          <w:rFonts w:ascii="Times New Roman" w:hAnsi="Times New Roman" w:cs="Times New Roman"/>
          <w:color w:val="auto"/>
          <w:sz w:val="24"/>
          <w:szCs w:val="24"/>
        </w:rPr>
        <w:t xml:space="preserve">Midwater </w:t>
      </w:r>
      <w:r w:rsidR="00842C1F" w:rsidRPr="00E5038C">
        <w:rPr>
          <w:rFonts w:ascii="Times New Roman" w:hAnsi="Times New Roman" w:cs="Times New Roman"/>
          <w:color w:val="auto"/>
          <w:sz w:val="24"/>
          <w:szCs w:val="24"/>
        </w:rPr>
        <w:t>Trawl Deployment</w:t>
      </w:r>
      <w:r w:rsidR="00C11B93" w:rsidRPr="00E5038C">
        <w:rPr>
          <w:rFonts w:ascii="Times New Roman" w:hAnsi="Times New Roman" w:cs="Times New Roman"/>
          <w:color w:val="auto"/>
          <w:sz w:val="24"/>
          <w:szCs w:val="24"/>
        </w:rPr>
        <w:t xml:space="preserve"> and Processing</w:t>
      </w:r>
    </w:p>
    <w:p w14:paraId="562B28F5" w14:textId="77777777" w:rsidR="006234E4" w:rsidRDefault="006234E4" w:rsidP="000945B0">
      <w:pPr>
        <w:pStyle w:val="Default"/>
        <w:rPr>
          <w:lang w:val="en-CA"/>
        </w:rPr>
      </w:pPr>
    </w:p>
    <w:p w14:paraId="50CF1DA3" w14:textId="6985B5E8" w:rsidR="000945B0" w:rsidRDefault="00CE5494" w:rsidP="000945B0">
      <w:pPr>
        <w:pStyle w:val="Default"/>
        <w:rPr>
          <w:sz w:val="23"/>
          <w:szCs w:val="23"/>
          <w:lang w:val="en-US"/>
        </w:rPr>
      </w:pPr>
      <w:r w:rsidRPr="00CE5494">
        <w:rPr>
          <w:lang w:val="en-CA"/>
        </w:rPr>
        <w:t xml:space="preserve">Trawl sets </w:t>
      </w:r>
      <w:r w:rsidR="00BB2B29">
        <w:rPr>
          <w:lang w:val="en-CA"/>
        </w:rPr>
        <w:t xml:space="preserve">were </w:t>
      </w:r>
      <w:r w:rsidRPr="00CE5494">
        <w:rPr>
          <w:lang w:val="en-CA"/>
        </w:rPr>
        <w:t xml:space="preserve">conducted using the </w:t>
      </w:r>
      <w:r w:rsidR="000945B0" w:rsidRPr="00CE5494">
        <w:rPr>
          <w:lang w:val="en-CA"/>
        </w:rPr>
        <w:t xml:space="preserve">RT 80/396 trawl </w:t>
      </w:r>
      <w:r w:rsidRPr="00CE5494">
        <w:rPr>
          <w:lang w:val="en-CA"/>
        </w:rPr>
        <w:t xml:space="preserve">net with a </w:t>
      </w:r>
      <w:r w:rsidR="000945B0" w:rsidRPr="00CE5494">
        <w:rPr>
          <w:lang w:val="en-CA"/>
        </w:rPr>
        <w:t>10 mm codend mesh</w:t>
      </w:r>
      <w:r w:rsidRPr="00CE5494">
        <w:rPr>
          <w:lang w:val="en-CA"/>
        </w:rPr>
        <w:t xml:space="preserve"> size. </w:t>
      </w:r>
      <w:r w:rsidR="000945B0" w:rsidRPr="00DB0072">
        <w:rPr>
          <w:lang w:val="en-US"/>
        </w:rPr>
        <w:t xml:space="preserve">Detailed trawl equipment </w:t>
      </w:r>
      <w:r w:rsidR="00BB2B29">
        <w:rPr>
          <w:lang w:val="en-US"/>
        </w:rPr>
        <w:t xml:space="preserve">is </w:t>
      </w:r>
      <w:r w:rsidR="000945B0" w:rsidRPr="00DB0072">
        <w:rPr>
          <w:lang w:val="en-US"/>
        </w:rPr>
        <w:t xml:space="preserve">listed in the cruise plan </w:t>
      </w:r>
      <w:r w:rsidR="000945B0">
        <w:rPr>
          <w:lang w:val="en-US"/>
        </w:rPr>
        <w:t>(</w:t>
      </w:r>
      <w:r w:rsidR="0031752F">
        <w:rPr>
          <w:lang w:val="en-US"/>
        </w:rPr>
        <w:t>Pakhomov et al., 2021</w:t>
      </w:r>
      <w:r w:rsidR="000945B0" w:rsidRPr="00DB0072">
        <w:rPr>
          <w:lang w:val="en-US"/>
        </w:rPr>
        <w:t xml:space="preserve">). </w:t>
      </w:r>
      <w:r w:rsidR="000945B0" w:rsidRPr="000945B0">
        <w:rPr>
          <w:lang w:val="en-US"/>
        </w:rPr>
        <w:t xml:space="preserve">Trawl parameters (headrope depth, vertical and horizontal openings) during each set were tracked using </w:t>
      </w:r>
      <w:r w:rsidR="000945B0" w:rsidRPr="000945B0">
        <w:rPr>
          <w:sz w:val="23"/>
          <w:szCs w:val="23"/>
          <w:lang w:val="en-US"/>
        </w:rPr>
        <w:t>SIMRAD FS 70 sounder attached with conducting wire to the separate winch</w:t>
      </w:r>
      <w:r w:rsidR="000945B0">
        <w:rPr>
          <w:sz w:val="23"/>
          <w:szCs w:val="23"/>
          <w:lang w:val="en-US"/>
        </w:rPr>
        <w:t>.</w:t>
      </w:r>
    </w:p>
    <w:p w14:paraId="34B0DFDD" w14:textId="77777777" w:rsidR="00692A62" w:rsidRDefault="00692A62" w:rsidP="000945B0">
      <w:pPr>
        <w:pStyle w:val="Default"/>
        <w:rPr>
          <w:lang w:val="en-US"/>
        </w:rPr>
      </w:pPr>
    </w:p>
    <w:p w14:paraId="0088FF79" w14:textId="77777777" w:rsidR="000945B0" w:rsidRPr="00E5038C" w:rsidRDefault="000945B0" w:rsidP="000945B0">
      <w:pPr>
        <w:pStyle w:val="Default"/>
        <w:rPr>
          <w:sz w:val="23"/>
          <w:szCs w:val="23"/>
          <w:lang w:val="en-US"/>
        </w:rPr>
      </w:pPr>
      <w:r w:rsidRPr="000945B0">
        <w:rPr>
          <w:lang w:val="en-US"/>
        </w:rPr>
        <w:t xml:space="preserve">Throughout the survey, the average calculated horizontal opening ranged from </w:t>
      </w:r>
      <w:r>
        <w:rPr>
          <w:lang w:val="en-US"/>
        </w:rPr>
        <w:t>33.5 to 45.5</w:t>
      </w:r>
      <w:r w:rsidRPr="000945B0">
        <w:rPr>
          <w:lang w:val="en-US"/>
        </w:rPr>
        <w:t xml:space="preserve"> m</w:t>
      </w:r>
      <w:r>
        <w:rPr>
          <w:lang w:val="en-US"/>
        </w:rPr>
        <w:t xml:space="preserve"> (41.7 m </w:t>
      </w:r>
      <w:r w:rsidR="00BB2B29">
        <w:rPr>
          <w:lang w:val="en-US"/>
        </w:rPr>
        <w:t xml:space="preserve">on </w:t>
      </w:r>
      <w:r>
        <w:rPr>
          <w:lang w:val="en-US"/>
        </w:rPr>
        <w:t>average)</w:t>
      </w:r>
      <w:r w:rsidRPr="000945B0">
        <w:rPr>
          <w:lang w:val="en-US"/>
        </w:rPr>
        <w:t>;</w:t>
      </w:r>
      <w:r>
        <w:rPr>
          <w:lang w:val="en-US"/>
        </w:rPr>
        <w:t xml:space="preserve"> </w:t>
      </w:r>
      <w:r w:rsidRPr="00E5038C">
        <w:rPr>
          <w:lang w:val="en-US"/>
        </w:rPr>
        <w:t xml:space="preserve">vertical opening – 24.2–32.2 m (27.2 m </w:t>
      </w:r>
      <w:r w:rsidR="00BB2B29" w:rsidRPr="00E5038C">
        <w:rPr>
          <w:lang w:val="en-US"/>
        </w:rPr>
        <w:t xml:space="preserve">on </w:t>
      </w:r>
      <w:r w:rsidRPr="00E5038C">
        <w:rPr>
          <w:lang w:val="en-US"/>
        </w:rPr>
        <w:t>average), trawling speed was 3.6–5.2 knots (4.6 kn</w:t>
      </w:r>
      <w:r w:rsidR="00B704EC" w:rsidRPr="00E5038C">
        <w:rPr>
          <w:lang w:val="en-US"/>
        </w:rPr>
        <w:t xml:space="preserve"> </w:t>
      </w:r>
      <w:r w:rsidR="00BB2B29" w:rsidRPr="00E5038C">
        <w:rPr>
          <w:lang w:val="en-US"/>
        </w:rPr>
        <w:t xml:space="preserve">on </w:t>
      </w:r>
      <w:r w:rsidR="00B704EC" w:rsidRPr="00E5038C">
        <w:rPr>
          <w:lang w:val="en-US"/>
        </w:rPr>
        <w:t>average)</w:t>
      </w:r>
      <w:r w:rsidRPr="00E5038C">
        <w:rPr>
          <w:lang w:val="en-US"/>
        </w:rPr>
        <w:t xml:space="preserve">; warp length </w:t>
      </w:r>
      <w:r w:rsidR="00B704EC" w:rsidRPr="00E5038C">
        <w:rPr>
          <w:lang w:val="en-US"/>
        </w:rPr>
        <w:t xml:space="preserve">– 245-283 m (255.4 </w:t>
      </w:r>
      <w:r w:rsidR="00BB2B29" w:rsidRPr="00E5038C">
        <w:rPr>
          <w:lang w:val="en-US"/>
        </w:rPr>
        <w:t xml:space="preserve">on </w:t>
      </w:r>
      <w:r w:rsidR="00B704EC" w:rsidRPr="00E5038C">
        <w:rPr>
          <w:lang w:val="en-US"/>
        </w:rPr>
        <w:t>average)</w:t>
      </w:r>
      <w:r w:rsidRPr="00E5038C">
        <w:rPr>
          <w:lang w:val="en-US"/>
        </w:rPr>
        <w:t>; swept area</w:t>
      </w:r>
      <w:r w:rsidR="00B704EC" w:rsidRPr="00E5038C">
        <w:rPr>
          <w:lang w:val="en-US"/>
        </w:rPr>
        <w:t xml:space="preserve"> 0.28-0.42 km</w:t>
      </w:r>
      <w:r w:rsidR="00B704EC" w:rsidRPr="00E5038C">
        <w:rPr>
          <w:vertAlign w:val="superscript"/>
          <w:lang w:val="en-US"/>
        </w:rPr>
        <w:t>2</w:t>
      </w:r>
      <w:r w:rsidR="00B704EC" w:rsidRPr="00E5038C">
        <w:rPr>
          <w:lang w:val="en-US"/>
        </w:rPr>
        <w:t xml:space="preserve"> (0.35 km</w:t>
      </w:r>
      <w:r w:rsidR="00B704EC" w:rsidRPr="00E5038C">
        <w:rPr>
          <w:vertAlign w:val="superscript"/>
          <w:lang w:val="en-US"/>
        </w:rPr>
        <w:t>2</w:t>
      </w:r>
      <w:r w:rsidR="00B704EC" w:rsidRPr="00E5038C">
        <w:rPr>
          <w:lang w:val="en-US"/>
        </w:rPr>
        <w:t xml:space="preserve"> </w:t>
      </w:r>
      <w:r w:rsidR="00BB2B29" w:rsidRPr="00E5038C">
        <w:rPr>
          <w:lang w:val="en-US"/>
        </w:rPr>
        <w:t xml:space="preserve">on </w:t>
      </w:r>
      <w:r w:rsidR="00B704EC" w:rsidRPr="00E5038C">
        <w:rPr>
          <w:lang w:val="en-US"/>
        </w:rPr>
        <w:t>average)</w:t>
      </w:r>
      <w:r w:rsidRPr="00E5038C">
        <w:rPr>
          <w:lang w:val="en-US"/>
        </w:rPr>
        <w:t xml:space="preserve">; trawl mouth opening </w:t>
      </w:r>
      <w:r w:rsidR="00692A62" w:rsidRPr="00E5038C">
        <w:rPr>
          <w:lang w:val="en-US"/>
        </w:rPr>
        <w:t>757-1121 m</w:t>
      </w:r>
      <w:r w:rsidR="00692A62" w:rsidRPr="00E5038C">
        <w:rPr>
          <w:vertAlign w:val="superscript"/>
          <w:lang w:val="en-US"/>
        </w:rPr>
        <w:t>2</w:t>
      </w:r>
      <w:r w:rsidR="00692A62" w:rsidRPr="00E5038C">
        <w:rPr>
          <w:lang w:val="en-US"/>
        </w:rPr>
        <w:t xml:space="preserve"> (892 m</w:t>
      </w:r>
      <w:r w:rsidR="00692A62" w:rsidRPr="00E5038C">
        <w:rPr>
          <w:vertAlign w:val="superscript"/>
          <w:lang w:val="en-US"/>
        </w:rPr>
        <w:t>2</w:t>
      </w:r>
      <w:r w:rsidR="00692A62" w:rsidRPr="00E5038C">
        <w:rPr>
          <w:lang w:val="en-US"/>
        </w:rPr>
        <w:t xml:space="preserve"> </w:t>
      </w:r>
      <w:r w:rsidR="00BB2B29" w:rsidRPr="00E5038C">
        <w:rPr>
          <w:lang w:val="en-US"/>
        </w:rPr>
        <w:t xml:space="preserve">on </w:t>
      </w:r>
      <w:r w:rsidRPr="00E5038C">
        <w:rPr>
          <w:lang w:val="en-US"/>
        </w:rPr>
        <w:t>average</w:t>
      </w:r>
      <w:r w:rsidR="00692A62" w:rsidRPr="00E5038C">
        <w:rPr>
          <w:lang w:val="en-US"/>
        </w:rPr>
        <w:t xml:space="preserve">), </w:t>
      </w:r>
      <w:r w:rsidRPr="00E5038C">
        <w:rPr>
          <w:lang w:val="en-US"/>
        </w:rPr>
        <w:t xml:space="preserve">filtered </w:t>
      </w:r>
      <w:r w:rsidRPr="00E5038C">
        <w:rPr>
          <w:lang w:val="en-US"/>
        </w:rPr>
        <w:lastRenderedPageBreak/>
        <w:t xml:space="preserve">volume </w:t>
      </w:r>
      <w:r w:rsidR="00692A62" w:rsidRPr="00E5038C">
        <w:rPr>
          <w:lang w:val="en-US"/>
        </w:rPr>
        <w:t>5.4-9.6*10</w:t>
      </w:r>
      <w:r w:rsidR="00692A62" w:rsidRPr="00E5038C">
        <w:rPr>
          <w:vertAlign w:val="superscript"/>
          <w:lang w:val="en-US"/>
        </w:rPr>
        <w:t>-3</w:t>
      </w:r>
      <w:r w:rsidR="00692A62" w:rsidRPr="00E5038C">
        <w:rPr>
          <w:lang w:val="en-US"/>
        </w:rPr>
        <w:t xml:space="preserve"> km</w:t>
      </w:r>
      <w:r w:rsidR="00692A62" w:rsidRPr="00E5038C">
        <w:rPr>
          <w:vertAlign w:val="superscript"/>
          <w:lang w:val="en-US"/>
        </w:rPr>
        <w:t>3</w:t>
      </w:r>
      <w:r w:rsidR="00692A62" w:rsidRPr="00E5038C">
        <w:rPr>
          <w:lang w:val="en-US"/>
        </w:rPr>
        <w:t xml:space="preserve"> (7.5*10</w:t>
      </w:r>
      <w:r w:rsidR="00692A62" w:rsidRPr="00E5038C">
        <w:rPr>
          <w:vertAlign w:val="superscript"/>
          <w:lang w:val="en-US"/>
        </w:rPr>
        <w:t>-3</w:t>
      </w:r>
      <w:r w:rsidR="00692A62" w:rsidRPr="00E5038C">
        <w:rPr>
          <w:lang w:val="en-US"/>
        </w:rPr>
        <w:t xml:space="preserve"> km</w:t>
      </w:r>
      <w:r w:rsidR="00692A62" w:rsidRPr="00E5038C">
        <w:rPr>
          <w:vertAlign w:val="superscript"/>
          <w:lang w:val="en-US"/>
        </w:rPr>
        <w:t>3</w:t>
      </w:r>
      <w:r w:rsidR="00692A62" w:rsidRPr="00E5038C">
        <w:rPr>
          <w:lang w:val="en-US"/>
        </w:rPr>
        <w:t xml:space="preserve"> </w:t>
      </w:r>
      <w:r w:rsidR="00BB2B29" w:rsidRPr="00E5038C">
        <w:rPr>
          <w:lang w:val="en-US"/>
        </w:rPr>
        <w:t xml:space="preserve">on </w:t>
      </w:r>
      <w:r w:rsidRPr="00E5038C">
        <w:rPr>
          <w:lang w:val="en-US"/>
        </w:rPr>
        <w:t>average</w:t>
      </w:r>
      <w:r w:rsidR="00692A62" w:rsidRPr="00E5038C">
        <w:rPr>
          <w:lang w:val="en-US"/>
        </w:rPr>
        <w:t>)</w:t>
      </w:r>
      <w:r w:rsidRPr="00E5038C">
        <w:rPr>
          <w:lang w:val="en-US"/>
        </w:rPr>
        <w:t xml:space="preserve">. </w:t>
      </w:r>
      <w:r w:rsidR="00692A62" w:rsidRPr="00E5038C">
        <w:rPr>
          <w:sz w:val="23"/>
          <w:szCs w:val="23"/>
          <w:lang w:val="en-US"/>
        </w:rPr>
        <w:t xml:space="preserve">Technical parameters of each trawl are represented in </w:t>
      </w:r>
      <w:r w:rsidR="005C0479" w:rsidRPr="00E5038C">
        <w:fldChar w:fldCharType="begin"/>
      </w:r>
      <w:r w:rsidR="005C0479" w:rsidRPr="00E5038C">
        <w:rPr>
          <w:lang w:val="en-US"/>
        </w:rPr>
        <w:instrText xml:space="preserve"> REF _Ref104559937 \h  \* MERGEFORMAT </w:instrText>
      </w:r>
      <w:r w:rsidR="005C0479" w:rsidRPr="00E5038C">
        <w:fldChar w:fldCharType="separate"/>
      </w:r>
      <w:r w:rsidR="00A25B87" w:rsidRPr="00E5038C">
        <w:rPr>
          <w:color w:val="auto"/>
          <w:lang w:val="en-US"/>
        </w:rPr>
        <w:t>Table </w:t>
      </w:r>
      <w:r w:rsidR="002356FE" w:rsidRPr="00E5038C">
        <w:rPr>
          <w:color w:val="auto"/>
          <w:lang w:val="en-US"/>
        </w:rPr>
        <w:t>4</w:t>
      </w:r>
      <w:r w:rsidR="005C0479" w:rsidRPr="00E5038C">
        <w:fldChar w:fldCharType="end"/>
      </w:r>
      <w:r w:rsidR="00692A62" w:rsidRPr="00E5038C">
        <w:rPr>
          <w:sz w:val="23"/>
          <w:szCs w:val="23"/>
          <w:lang w:val="en-US"/>
        </w:rPr>
        <w:t>.</w:t>
      </w:r>
    </w:p>
    <w:p w14:paraId="22BD84CC" w14:textId="77777777" w:rsidR="00464549" w:rsidRPr="00E5038C" w:rsidRDefault="00464549" w:rsidP="00464549">
      <w:pPr>
        <w:pStyle w:val="Default"/>
        <w:rPr>
          <w:sz w:val="23"/>
          <w:szCs w:val="23"/>
          <w:lang w:val="en-US"/>
        </w:rPr>
      </w:pPr>
    </w:p>
    <w:p w14:paraId="5B9C56A8" w14:textId="77777777" w:rsidR="00464549" w:rsidRPr="00E5038C" w:rsidRDefault="00464549" w:rsidP="00464549">
      <w:pPr>
        <w:pStyle w:val="Default"/>
        <w:rPr>
          <w:lang w:val="en-US"/>
        </w:rPr>
      </w:pPr>
      <w:r w:rsidRPr="00E5038C">
        <w:rPr>
          <w:lang w:val="en-US"/>
        </w:rPr>
        <w:t xml:space="preserve">Total salmon and other species abundance and biomass were calculated using the formula: </w:t>
      </w:r>
    </w:p>
    <w:p w14:paraId="17B55A7D" w14:textId="77777777" w:rsidR="00464549" w:rsidRPr="00E5038C" w:rsidRDefault="00464549" w:rsidP="0028120D">
      <w:pPr>
        <w:pStyle w:val="Default"/>
        <w:jc w:val="center"/>
        <w:rPr>
          <w:lang w:val="en-US"/>
        </w:rPr>
      </w:pPr>
      <w:r w:rsidRPr="00E5038C">
        <w:rPr>
          <w:lang w:val="en-US"/>
        </w:rPr>
        <w:t>N (B) = Q *S / 1,000,000</w:t>
      </w:r>
    </w:p>
    <w:p w14:paraId="235D3B56" w14:textId="44375CA7" w:rsidR="00464549" w:rsidRPr="0028120D" w:rsidRDefault="00464549" w:rsidP="00464549">
      <w:pPr>
        <w:pStyle w:val="Default"/>
        <w:rPr>
          <w:lang w:val="en-US"/>
        </w:rPr>
      </w:pPr>
      <w:r w:rsidRPr="00E5038C">
        <w:rPr>
          <w:lang w:val="en-US"/>
        </w:rPr>
        <w:t>where N, B is the number and biomass of species (</w:t>
      </w:r>
      <w:r w:rsidR="00BB2B29" w:rsidRPr="00E5038C">
        <w:rPr>
          <w:lang w:val="en-US"/>
        </w:rPr>
        <w:t xml:space="preserve">units are </w:t>
      </w:r>
      <w:r w:rsidRPr="00E5038C">
        <w:rPr>
          <w:lang w:val="en-US"/>
        </w:rPr>
        <w:t xml:space="preserve">thousand </w:t>
      </w:r>
      <w:r w:rsidR="00BB2B29" w:rsidRPr="00E5038C">
        <w:rPr>
          <w:lang w:val="en-US"/>
        </w:rPr>
        <w:t xml:space="preserve">metric tonnes </w:t>
      </w:r>
      <w:r w:rsidRPr="00E5038C">
        <w:rPr>
          <w:lang w:val="en-US"/>
        </w:rPr>
        <w:t>and million fish</w:t>
      </w:r>
      <w:r w:rsidR="00BB2B29" w:rsidRPr="00E5038C">
        <w:rPr>
          <w:lang w:val="en-US"/>
        </w:rPr>
        <w:t xml:space="preserve"> respectively</w:t>
      </w:r>
      <w:r w:rsidRPr="00E5038C">
        <w:rPr>
          <w:lang w:val="en-US"/>
        </w:rPr>
        <w:t>); Q is the average distribution density of species within the survey area (individuals or kg per km</w:t>
      </w:r>
      <w:r w:rsidRPr="00E5038C">
        <w:rPr>
          <w:vertAlign w:val="superscript"/>
          <w:lang w:val="en-US"/>
        </w:rPr>
        <w:t>2</w:t>
      </w:r>
      <w:r w:rsidRPr="00E5038C">
        <w:rPr>
          <w:lang w:val="en-US"/>
        </w:rPr>
        <w:t>); and S is the survey area (km</w:t>
      </w:r>
      <w:r w:rsidRPr="00E5038C">
        <w:rPr>
          <w:vertAlign w:val="superscript"/>
          <w:lang w:val="en-US"/>
        </w:rPr>
        <w:t>2</w:t>
      </w:r>
      <w:r w:rsidRPr="00E5038C">
        <w:rPr>
          <w:lang w:val="en-US"/>
        </w:rPr>
        <w:t>). The distribution density index Q is calculated using number and weight of each individual species in the given catch (n or b), the trawl swept area (s), and the catchability coefficient of the species (k) according to the formula: q = n (b) / k * s. For more details on</w:t>
      </w:r>
      <w:r w:rsidRPr="0028120D">
        <w:rPr>
          <w:lang w:val="en-US"/>
        </w:rPr>
        <w:t xml:space="preserve"> the applied method see two technical reports (Volvenko 1999, Volvenko 2000). Catchability coefficients for major nekton species are presented in a series of Atlases issued by the TINRO-Center (Shuntov, Bocharov et al. 2003)</w:t>
      </w:r>
      <w:r w:rsidR="00BB2B29">
        <w:rPr>
          <w:lang w:val="en-US"/>
        </w:rPr>
        <w:t>.</w:t>
      </w:r>
    </w:p>
    <w:p w14:paraId="4ABA287C" w14:textId="1EF95B58" w:rsidR="00C95F15" w:rsidRDefault="00C95F15" w:rsidP="0028120D">
      <w:pPr>
        <w:pStyle w:val="Default"/>
        <w:spacing w:before="240"/>
        <w:rPr>
          <w:lang w:val="en-US"/>
        </w:rPr>
      </w:pPr>
      <w:r w:rsidRPr="00C95F15">
        <w:rPr>
          <w:lang w:val="en-US"/>
        </w:rPr>
        <w:t xml:space="preserve">From each trawl, all micronekton and nekton were processed. All salmon were identified and processed for length, weight, DNA, scales, otoliths, energy density, lipids, fatty acids and diet analysis. A subsample of the salmon catch (up to 10 </w:t>
      </w:r>
      <w:r w:rsidR="00BB2B29">
        <w:rPr>
          <w:lang w:val="en-US"/>
        </w:rPr>
        <w:t xml:space="preserve">individuals </w:t>
      </w:r>
      <w:r w:rsidRPr="00C95F15">
        <w:rPr>
          <w:lang w:val="en-US"/>
        </w:rPr>
        <w:t>per trawl) was processed for fish health diagnostics. Non-salmon nekton species were identified, enumerated, measured and a subsample was frozen or preserved for subsequent laboratory analys</w:t>
      </w:r>
      <w:r w:rsidR="0031752F">
        <w:rPr>
          <w:lang w:val="en-US"/>
        </w:rPr>
        <w:t>e</w:t>
      </w:r>
      <w:r w:rsidRPr="00C95F15">
        <w:rPr>
          <w:lang w:val="en-US"/>
        </w:rPr>
        <w:t>s in Canada and Russia. Micronekton (jellyfish, mesopelagic fish, squid) were identified to the species level, measured, counted, weighed and frozen for subsequent lab analyses.</w:t>
      </w:r>
      <w:r>
        <w:rPr>
          <w:lang w:val="en-US"/>
        </w:rPr>
        <w:t xml:space="preserve"> In total, </w:t>
      </w:r>
      <w:r w:rsidR="00E71E7D">
        <w:rPr>
          <w:lang w:val="en-US"/>
        </w:rPr>
        <w:t>3218</w:t>
      </w:r>
      <w:r>
        <w:rPr>
          <w:lang w:val="en-US"/>
        </w:rPr>
        <w:t xml:space="preserve"> various samples were collected (</w:t>
      </w:r>
      <w:r w:rsidR="005C0479">
        <w:fldChar w:fldCharType="begin"/>
      </w:r>
      <w:r w:rsidR="005C0479" w:rsidRPr="005C0479">
        <w:rPr>
          <w:lang w:val="en-US"/>
        </w:rPr>
        <w:instrText xml:space="preserve"> REF _Ref104473250 \h  \* MERGEFORMAT </w:instrText>
      </w:r>
      <w:r w:rsidR="005C0479">
        <w:fldChar w:fldCharType="separate"/>
      </w:r>
      <w:r w:rsidRPr="0028120D">
        <w:rPr>
          <w:lang w:val="en-US"/>
        </w:rPr>
        <w:t>Table 1</w:t>
      </w:r>
      <w:r w:rsidR="005C0479">
        <w:fldChar w:fldCharType="end"/>
      </w:r>
      <w:r>
        <w:rPr>
          <w:lang w:val="en-US"/>
        </w:rPr>
        <w:t>)</w:t>
      </w:r>
      <w:r w:rsidR="00E71E7D">
        <w:rPr>
          <w:lang w:val="en-US"/>
        </w:rPr>
        <w:t>.</w:t>
      </w:r>
    </w:p>
    <w:p w14:paraId="62AFF982" w14:textId="77777777" w:rsidR="00464549" w:rsidRDefault="00464549" w:rsidP="000945B0">
      <w:pPr>
        <w:pStyle w:val="Default"/>
        <w:rPr>
          <w:lang w:val="en-US"/>
        </w:rPr>
      </w:pPr>
    </w:p>
    <w:p w14:paraId="1403CF9D" w14:textId="77777777" w:rsidR="00E65CC6" w:rsidRPr="00AC3BDC" w:rsidRDefault="00AC3BDC" w:rsidP="00AC3BDC">
      <w:pPr>
        <w:pStyle w:val="2"/>
        <w:rPr>
          <w:rFonts w:ascii="Times New Roman" w:hAnsi="Times New Roman" w:cs="Times New Roman"/>
          <w:color w:val="auto"/>
          <w:sz w:val="24"/>
          <w:szCs w:val="24"/>
        </w:rPr>
      </w:pPr>
      <w:r w:rsidRPr="00AC3BDC">
        <w:rPr>
          <w:rFonts w:ascii="Times New Roman" w:hAnsi="Times New Roman" w:cs="Times New Roman"/>
          <w:color w:val="auto"/>
          <w:sz w:val="24"/>
          <w:szCs w:val="24"/>
        </w:rPr>
        <w:t>4</w:t>
      </w:r>
      <w:r w:rsidR="00FC06D9" w:rsidRPr="00AC3BDC">
        <w:rPr>
          <w:rFonts w:ascii="Times New Roman" w:hAnsi="Times New Roman" w:cs="Times New Roman"/>
          <w:color w:val="auto"/>
          <w:sz w:val="24"/>
          <w:szCs w:val="24"/>
        </w:rPr>
        <w:t xml:space="preserve">. </w:t>
      </w:r>
      <w:r w:rsidR="00E65CC6" w:rsidRPr="00AC3BDC">
        <w:rPr>
          <w:rFonts w:ascii="Times New Roman" w:hAnsi="Times New Roman" w:cs="Times New Roman"/>
          <w:color w:val="auto"/>
          <w:sz w:val="24"/>
          <w:szCs w:val="24"/>
        </w:rPr>
        <w:t>Hydroacoustic Measurements</w:t>
      </w:r>
    </w:p>
    <w:p w14:paraId="71407646" w14:textId="77777777" w:rsidR="006234E4" w:rsidRDefault="006234E4" w:rsidP="006234E4">
      <w:pPr>
        <w:pStyle w:val="Default"/>
        <w:rPr>
          <w:lang w:val="en-US"/>
        </w:rPr>
      </w:pPr>
    </w:p>
    <w:p w14:paraId="51065D21" w14:textId="5E2FE8C3" w:rsidR="00E65CC6" w:rsidRPr="0015309D" w:rsidRDefault="006234E4" w:rsidP="006234E4">
      <w:pPr>
        <w:pStyle w:val="Default"/>
        <w:rPr>
          <w:color w:val="auto"/>
          <w:lang w:val="en-US"/>
        </w:rPr>
      </w:pPr>
      <w:r w:rsidRPr="006234E4">
        <w:rPr>
          <w:lang w:val="en-US"/>
        </w:rPr>
        <w:t xml:space="preserve">Scientific echo sounder SIMRAD EK-60 was used as a hydroacoustic measuring system with vertically directed antennas </w:t>
      </w:r>
      <w:r w:rsidR="00BB2B29">
        <w:rPr>
          <w:lang w:val="en-US"/>
        </w:rPr>
        <w:t xml:space="preserve">with </w:t>
      </w:r>
      <w:r w:rsidRPr="006234E4">
        <w:rPr>
          <w:lang w:val="en-US"/>
        </w:rPr>
        <w:t>38 and 120 kHz</w:t>
      </w:r>
      <w:r w:rsidR="00BB2B29">
        <w:rPr>
          <w:lang w:val="en-US"/>
        </w:rPr>
        <w:t xml:space="preserve"> frequencies</w:t>
      </w:r>
      <w:r w:rsidRPr="006234E4">
        <w:rPr>
          <w:lang w:val="en-US"/>
        </w:rPr>
        <w:t>, placed under the vessel's keel.</w:t>
      </w:r>
      <w:r w:rsidR="0017035E" w:rsidRPr="0017035E">
        <w:rPr>
          <w:lang w:val="en-US"/>
        </w:rPr>
        <w:t xml:space="preserve"> The measurements were carried out in a 8-700 m</w:t>
      </w:r>
      <w:r w:rsidR="00F60B78">
        <w:rPr>
          <w:lang w:val="en-US"/>
        </w:rPr>
        <w:t xml:space="preserve"> layer</w:t>
      </w:r>
      <w:r w:rsidR="0017035E" w:rsidRPr="0017035E">
        <w:rPr>
          <w:lang w:val="en-US"/>
        </w:rPr>
        <w:t>. The upper boundary is conditioned by the depth of echo sounder antennas installation (about 5 m) and its "blind zone" (3 m at frequency 38 kHz).</w:t>
      </w:r>
      <w:r w:rsidR="0017035E">
        <w:rPr>
          <w:lang w:val="en-US"/>
        </w:rPr>
        <w:t xml:space="preserve"> </w:t>
      </w:r>
      <w:r w:rsidR="0017035E" w:rsidRPr="0017035E">
        <w:rPr>
          <w:lang w:val="en-US"/>
        </w:rPr>
        <w:t xml:space="preserve">A multispecies echogram processing software package SALTSE (TINRO's internal </w:t>
      </w:r>
      <w:r w:rsidR="0017035E" w:rsidRPr="0015309D">
        <w:rPr>
          <w:color w:val="auto"/>
          <w:lang w:val="en-US"/>
        </w:rPr>
        <w:t xml:space="preserve">developed software) was used for echograms visualization and postprocessing </w:t>
      </w:r>
      <w:r w:rsidR="00DB0072" w:rsidRPr="0015309D">
        <w:rPr>
          <w:color w:val="auto"/>
          <w:lang w:val="en-US"/>
        </w:rPr>
        <w:t>down to 100 m depth</w:t>
      </w:r>
      <w:r w:rsidR="00E22757" w:rsidRPr="0015309D">
        <w:rPr>
          <w:color w:val="auto"/>
          <w:lang w:val="en-US"/>
        </w:rPr>
        <w:t xml:space="preserve"> (Kuznetsov et al. 2021)</w:t>
      </w:r>
      <w:r w:rsidR="0017035E" w:rsidRPr="0015309D">
        <w:rPr>
          <w:color w:val="auto"/>
          <w:lang w:val="en-US"/>
        </w:rPr>
        <w:t>. Identification of objects recorded during the acoustic survey was based on trawl catches.</w:t>
      </w:r>
    </w:p>
    <w:p w14:paraId="7C2FA502" w14:textId="77777777" w:rsidR="00DB0072" w:rsidRPr="0015309D" w:rsidRDefault="00DB0072" w:rsidP="006234E4">
      <w:pPr>
        <w:pStyle w:val="Default"/>
        <w:rPr>
          <w:color w:val="auto"/>
          <w:lang w:val="en-US"/>
        </w:rPr>
      </w:pPr>
    </w:p>
    <w:p w14:paraId="4ADA3EC1" w14:textId="5C6DACE7" w:rsidR="00DB0072" w:rsidRPr="0015309D" w:rsidRDefault="00DB0072" w:rsidP="00DB0072">
      <w:pPr>
        <w:pStyle w:val="Default"/>
        <w:rPr>
          <w:color w:val="auto"/>
          <w:lang w:val="en-US"/>
        </w:rPr>
      </w:pPr>
      <w:r w:rsidRPr="0015309D">
        <w:rPr>
          <w:color w:val="auto"/>
          <w:lang w:val="en-US"/>
        </w:rPr>
        <w:t>Identification of salmon echoes on echograms assum</w:t>
      </w:r>
      <w:r w:rsidR="00F60B78" w:rsidRPr="0015309D">
        <w:rPr>
          <w:color w:val="auto"/>
          <w:lang w:val="en-US"/>
        </w:rPr>
        <w:t>es</w:t>
      </w:r>
      <w:r w:rsidRPr="0015309D">
        <w:rPr>
          <w:color w:val="auto"/>
          <w:lang w:val="en-US"/>
        </w:rPr>
        <w:t xml:space="preserve"> that salmon do not generally form dense concentrations during feeding and wintering periods, and since they are fish with bladders, individual salmon should clearly appear on echograms as separate echotracks</w:t>
      </w:r>
      <w:r w:rsidR="00F41134" w:rsidRPr="0015309D">
        <w:rPr>
          <w:color w:val="auto"/>
          <w:lang w:val="en-US"/>
        </w:rPr>
        <w:t xml:space="preserve"> (</w:t>
      </w:r>
      <w:r w:rsidR="005C0479" w:rsidRPr="0015309D">
        <w:rPr>
          <w:color w:val="auto"/>
        </w:rPr>
        <w:fldChar w:fldCharType="begin"/>
      </w:r>
      <w:r w:rsidR="005C0479" w:rsidRPr="0015309D">
        <w:rPr>
          <w:color w:val="auto"/>
          <w:lang w:val="en-US"/>
        </w:rPr>
        <w:instrText xml:space="preserve"> REF _Ref104471594 \h  \* MERGEFORMAT </w:instrText>
      </w:r>
      <w:r w:rsidR="005C0479" w:rsidRPr="0015309D">
        <w:rPr>
          <w:color w:val="auto"/>
        </w:rPr>
      </w:r>
      <w:r w:rsidR="005C0479" w:rsidRPr="0015309D">
        <w:rPr>
          <w:color w:val="auto"/>
        </w:rPr>
        <w:fldChar w:fldCharType="separate"/>
      </w:r>
      <w:r w:rsidR="00F41134" w:rsidRPr="0015309D">
        <w:rPr>
          <w:color w:val="auto"/>
          <w:lang w:val="en-US"/>
        </w:rPr>
        <w:t>Figure 3</w:t>
      </w:r>
      <w:r w:rsidR="005C0479" w:rsidRPr="0015309D">
        <w:rPr>
          <w:color w:val="auto"/>
        </w:rPr>
        <w:fldChar w:fldCharType="end"/>
      </w:r>
      <w:r w:rsidR="00F41134" w:rsidRPr="0015309D">
        <w:rPr>
          <w:color w:val="auto"/>
          <w:lang w:val="en-US"/>
        </w:rPr>
        <w:t>)</w:t>
      </w:r>
      <w:r w:rsidRPr="0015309D">
        <w:rPr>
          <w:color w:val="auto"/>
          <w:lang w:val="en-US"/>
        </w:rPr>
        <w:t>. It is important to select threshold values of target strength (TS) and volume backscattering force (Sv), which exclude echoes from other objects from processing.</w:t>
      </w:r>
      <w:r w:rsidR="00F41134" w:rsidRPr="0015309D">
        <w:rPr>
          <w:color w:val="auto"/>
          <w:lang w:val="en-US"/>
        </w:rPr>
        <w:t xml:space="preserve"> Two equations are available to calculate TS of salmonids: TS = 20log(Length) - 66 for juveniles less than 30 cm (Iida et al. 1991) and TS = 20log(Length) - 61.9 for large salmon (MacLennan, Simmonds. 1992).</w:t>
      </w:r>
      <w:r w:rsidR="000C092B" w:rsidRPr="0015309D">
        <w:rPr>
          <w:color w:val="auto"/>
          <w:lang w:val="en-US"/>
        </w:rPr>
        <w:t xml:space="preserve"> To calculate backscattering </w:t>
      </w:r>
      <w:r w:rsidR="0015309D" w:rsidRPr="0015309D">
        <w:rPr>
          <w:color w:val="auto"/>
          <w:lang w:val="en-US"/>
        </w:rPr>
        <w:t>force,</w:t>
      </w:r>
      <w:r w:rsidR="000C092B" w:rsidRPr="0015309D">
        <w:rPr>
          <w:color w:val="auto"/>
          <w:lang w:val="en-US"/>
        </w:rPr>
        <w:t xml:space="preserve"> the following formula </w:t>
      </w:r>
      <w:r w:rsidR="00E22757" w:rsidRPr="0015309D">
        <w:rPr>
          <w:color w:val="auto"/>
          <w:lang w:val="en-US"/>
        </w:rPr>
        <w:t xml:space="preserve">was </w:t>
      </w:r>
      <w:r w:rsidR="000C092B" w:rsidRPr="0015309D">
        <w:rPr>
          <w:color w:val="auto"/>
          <w:lang w:val="en-US"/>
        </w:rPr>
        <w:t>used:</w:t>
      </w:r>
    </w:p>
    <w:p w14:paraId="31A643DC" w14:textId="77777777" w:rsidR="000C092B" w:rsidRDefault="000C092B" w:rsidP="00DB0072">
      <w:pPr>
        <w:pStyle w:val="Default"/>
        <w:rPr>
          <w:lang w:val="en-US"/>
        </w:rPr>
      </w:pPr>
    </w:p>
    <w:p w14:paraId="52862F47" w14:textId="77777777" w:rsidR="000C092B" w:rsidRDefault="000C092B" w:rsidP="000C092B">
      <w:pPr>
        <w:pStyle w:val="Default"/>
        <w:jc w:val="center"/>
        <w:rPr>
          <w:i/>
          <w:iCs/>
          <w:sz w:val="23"/>
          <w:szCs w:val="23"/>
          <w:lang w:val="en-US"/>
        </w:rPr>
      </w:pPr>
      <w:r w:rsidRPr="000C092B">
        <w:rPr>
          <w:i/>
          <w:iCs/>
          <w:sz w:val="23"/>
          <w:szCs w:val="23"/>
          <w:lang w:val="en-US"/>
        </w:rPr>
        <w:t>Sv=TS-EqBeamAngle-SaCorrection*2-10*log10(SoundVelocity*PulseLen/2)-20*log10(TargetDepth-TrDepth)</w:t>
      </w:r>
    </w:p>
    <w:p w14:paraId="00D0A744" w14:textId="77777777" w:rsidR="000C092B" w:rsidRDefault="000C092B" w:rsidP="000C092B">
      <w:pPr>
        <w:pStyle w:val="Default"/>
        <w:jc w:val="center"/>
        <w:rPr>
          <w:i/>
          <w:iCs/>
          <w:sz w:val="23"/>
          <w:szCs w:val="23"/>
          <w:lang w:val="en-US"/>
        </w:rPr>
      </w:pPr>
    </w:p>
    <w:p w14:paraId="5FAD8177" w14:textId="77777777" w:rsidR="00DB0072" w:rsidRDefault="000C092B" w:rsidP="00DB0072">
      <w:pPr>
        <w:pStyle w:val="Default"/>
        <w:rPr>
          <w:lang w:val="en-US"/>
        </w:rPr>
      </w:pPr>
      <w:r w:rsidRPr="000C092B">
        <w:rPr>
          <w:lang w:val="en-US"/>
        </w:rPr>
        <w:lastRenderedPageBreak/>
        <w:t xml:space="preserve">where: </w:t>
      </w:r>
      <w:r w:rsidRPr="000C092B">
        <w:rPr>
          <w:i/>
          <w:lang w:val="en-US"/>
        </w:rPr>
        <w:t>PulseLen</w:t>
      </w:r>
      <w:r w:rsidRPr="000C092B">
        <w:rPr>
          <w:lang w:val="en-US"/>
        </w:rPr>
        <w:t xml:space="preserve"> - pulse length; </w:t>
      </w:r>
      <w:r w:rsidRPr="000C092B">
        <w:rPr>
          <w:i/>
          <w:lang w:val="en-US"/>
        </w:rPr>
        <w:t>EqBeamAngle</w:t>
      </w:r>
      <w:r w:rsidRPr="000C092B">
        <w:rPr>
          <w:lang w:val="en-US"/>
        </w:rPr>
        <w:t xml:space="preserve"> - equivalent antenna beam opening angle; </w:t>
      </w:r>
      <w:r w:rsidRPr="000C092B">
        <w:rPr>
          <w:i/>
          <w:lang w:val="en-US"/>
        </w:rPr>
        <w:t>SaCorrection</w:t>
      </w:r>
      <w:r w:rsidRPr="000C092B">
        <w:rPr>
          <w:lang w:val="en-US"/>
        </w:rPr>
        <w:t xml:space="preserve"> - gain correction when calculating Sv; </w:t>
      </w:r>
      <w:r w:rsidRPr="000C092B">
        <w:rPr>
          <w:i/>
          <w:lang w:val="en-US"/>
        </w:rPr>
        <w:t>TrDepth</w:t>
      </w:r>
      <w:r w:rsidRPr="000C092B">
        <w:rPr>
          <w:lang w:val="en-US"/>
        </w:rPr>
        <w:t xml:space="preserve"> - antenna depth; </w:t>
      </w:r>
      <w:r w:rsidRPr="000C092B">
        <w:rPr>
          <w:i/>
          <w:lang w:val="en-US"/>
        </w:rPr>
        <w:t>TargetDepth</w:t>
      </w:r>
      <w:r w:rsidRPr="000C092B">
        <w:rPr>
          <w:lang w:val="en-US"/>
        </w:rPr>
        <w:t xml:space="preserve"> - target depth</w:t>
      </w:r>
      <w:r>
        <w:rPr>
          <w:lang w:val="en-US"/>
        </w:rPr>
        <w:t>.</w:t>
      </w:r>
    </w:p>
    <w:p w14:paraId="1E4CA10E" w14:textId="77777777" w:rsidR="00E65CC6" w:rsidRPr="00AC3BDC" w:rsidRDefault="00AC3BDC" w:rsidP="00AC3BDC">
      <w:pPr>
        <w:pStyle w:val="2"/>
        <w:rPr>
          <w:rFonts w:ascii="Times New Roman" w:hAnsi="Times New Roman" w:cs="Times New Roman"/>
          <w:color w:val="auto"/>
          <w:sz w:val="24"/>
          <w:szCs w:val="24"/>
        </w:rPr>
      </w:pPr>
      <w:r w:rsidRPr="00AC3BDC">
        <w:rPr>
          <w:rFonts w:ascii="Times New Roman" w:hAnsi="Times New Roman" w:cs="Times New Roman"/>
          <w:color w:val="auto"/>
          <w:sz w:val="24"/>
          <w:szCs w:val="24"/>
        </w:rPr>
        <w:t>5</w:t>
      </w:r>
      <w:r w:rsidR="00FC06D9" w:rsidRPr="00AC3BDC">
        <w:rPr>
          <w:rFonts w:ascii="Times New Roman" w:hAnsi="Times New Roman" w:cs="Times New Roman"/>
          <w:color w:val="auto"/>
          <w:sz w:val="24"/>
          <w:szCs w:val="24"/>
        </w:rPr>
        <w:t xml:space="preserve">. </w:t>
      </w:r>
      <w:r w:rsidR="000C092B" w:rsidRPr="00AC3BDC">
        <w:rPr>
          <w:rFonts w:ascii="Times New Roman" w:hAnsi="Times New Roman" w:cs="Times New Roman"/>
          <w:color w:val="auto"/>
          <w:sz w:val="24"/>
          <w:szCs w:val="24"/>
        </w:rPr>
        <w:t>Stomach content analysis</w:t>
      </w:r>
    </w:p>
    <w:p w14:paraId="7CCB4776" w14:textId="222266FF" w:rsidR="00B666EC" w:rsidRPr="00E5038C" w:rsidRDefault="000C092B" w:rsidP="00E60D42">
      <w:pPr>
        <w:spacing w:before="46"/>
        <w:ind w:right="517"/>
        <w:rPr>
          <w:rFonts w:eastAsiaTheme="minorHAnsi"/>
          <w:color w:val="000000"/>
          <w:sz w:val="24"/>
          <w:szCs w:val="24"/>
          <w:lang w:val="en-US"/>
        </w:rPr>
      </w:pPr>
      <w:r w:rsidRPr="0015309D">
        <w:rPr>
          <w:rFonts w:eastAsiaTheme="minorHAnsi"/>
          <w:color w:val="000000"/>
          <w:sz w:val="24"/>
          <w:szCs w:val="24"/>
          <w:lang w:val="en-US"/>
        </w:rPr>
        <w:t>Salmon stomach contents were collected and analyzed onboard following an express method (</w:t>
      </w:r>
      <w:r w:rsidR="00C95F15" w:rsidRPr="0015309D">
        <w:rPr>
          <w:rFonts w:eastAsiaTheme="minorHAnsi"/>
          <w:color w:val="000000"/>
          <w:sz w:val="24"/>
          <w:szCs w:val="24"/>
          <w:lang w:val="en-US"/>
        </w:rPr>
        <w:t>Chuchukalo, Volkov</w:t>
      </w:r>
      <w:r w:rsidRPr="0015309D">
        <w:rPr>
          <w:rFonts w:eastAsiaTheme="minorHAnsi"/>
          <w:color w:val="000000"/>
          <w:sz w:val="24"/>
          <w:szCs w:val="24"/>
          <w:lang w:val="en-US"/>
        </w:rPr>
        <w:t xml:space="preserve"> 1986</w:t>
      </w:r>
      <w:r w:rsidR="00C95F15" w:rsidRPr="0015309D">
        <w:rPr>
          <w:rFonts w:eastAsiaTheme="minorHAnsi"/>
          <w:color w:val="000000"/>
          <w:sz w:val="24"/>
          <w:szCs w:val="24"/>
          <w:lang w:val="en-US"/>
        </w:rPr>
        <w:t>,</w:t>
      </w:r>
      <w:r w:rsidRPr="0015309D">
        <w:rPr>
          <w:rFonts w:eastAsiaTheme="minorHAnsi"/>
          <w:color w:val="000000"/>
          <w:sz w:val="24"/>
          <w:szCs w:val="24"/>
          <w:lang w:val="en-US"/>
        </w:rPr>
        <w:t xml:space="preserve"> </w:t>
      </w:r>
      <w:r w:rsidR="00C95F15" w:rsidRPr="0015309D">
        <w:rPr>
          <w:rFonts w:eastAsiaTheme="minorHAnsi"/>
          <w:color w:val="000000"/>
          <w:sz w:val="24"/>
          <w:szCs w:val="24"/>
          <w:lang w:val="en-US"/>
        </w:rPr>
        <w:t>Chuchukalo</w:t>
      </w:r>
      <w:r w:rsidRPr="0015309D">
        <w:rPr>
          <w:rFonts w:eastAsiaTheme="minorHAnsi"/>
          <w:color w:val="000000"/>
          <w:sz w:val="24"/>
          <w:szCs w:val="24"/>
          <w:lang w:val="en-US"/>
        </w:rPr>
        <w:t xml:space="preserve"> 2006</w:t>
      </w:r>
      <w:r w:rsidR="00C95F15" w:rsidRPr="0015309D">
        <w:rPr>
          <w:rFonts w:eastAsiaTheme="minorHAnsi"/>
          <w:color w:val="000000"/>
          <w:sz w:val="24"/>
          <w:szCs w:val="24"/>
          <w:lang w:val="en-US"/>
        </w:rPr>
        <w:t>,</w:t>
      </w:r>
      <w:r w:rsidRPr="0015309D">
        <w:rPr>
          <w:rFonts w:eastAsiaTheme="minorHAnsi"/>
          <w:color w:val="000000"/>
          <w:sz w:val="24"/>
          <w:szCs w:val="24"/>
          <w:lang w:val="en-US"/>
        </w:rPr>
        <w:t xml:space="preserve"> Volkov 2008). In short, 10–20 stomachs from each salmon size group (&lt;30, 30-40, 40-50, &gt;50 cm) were collected and the fullness of each stomach was estimated (from 0 – empty to 4 – very full). The stomach contents were weighed and identified to the lowest taxonomic level possible and the digestion state was estimated visually (from 1 - fresh food to 4 - completely digested). Diet composition was visually estimated, and nekton and planktonic components were weighted separately. The </w:t>
      </w:r>
      <w:r w:rsidR="0015309D" w:rsidRPr="0015309D">
        <w:rPr>
          <w:lang w:val="en-US"/>
        </w:rPr>
        <w:t>index of stomach fullness</w:t>
      </w:r>
      <w:r w:rsidR="0015309D" w:rsidRPr="0015309D" w:rsidDel="0015309D">
        <w:rPr>
          <w:rFonts w:eastAsiaTheme="minorHAnsi"/>
          <w:color w:val="000000"/>
          <w:sz w:val="24"/>
          <w:szCs w:val="24"/>
          <w:lang w:val="en-US"/>
        </w:rPr>
        <w:t xml:space="preserve"> </w:t>
      </w:r>
      <w:r w:rsidRPr="0015309D">
        <w:rPr>
          <w:rFonts w:eastAsiaTheme="minorHAnsi"/>
          <w:color w:val="000000"/>
          <w:sz w:val="24"/>
          <w:szCs w:val="24"/>
          <w:lang w:val="en-US"/>
        </w:rPr>
        <w:t xml:space="preserve">(ISF) was calculated as weight of the stomach contents </w:t>
      </w:r>
      <w:r w:rsidRPr="00E5038C">
        <w:rPr>
          <w:rFonts w:eastAsiaTheme="minorHAnsi"/>
          <w:color w:val="000000"/>
          <w:sz w:val="24"/>
          <w:szCs w:val="24"/>
          <w:lang w:val="en-US"/>
        </w:rPr>
        <w:t>divided by fish weight and multiplied by 10,000 (Volkov 2008). To ensure the accuracy of the onboard analysis, individual stomach contents were frozen and kept for laboratory confirmation at UBC. To calculate condition factor (CF) we used Fulton’s formula: CF=W*100000/FL</w:t>
      </w:r>
      <w:r w:rsidRPr="00E5038C">
        <w:rPr>
          <w:rFonts w:eastAsiaTheme="minorHAnsi"/>
          <w:color w:val="000000"/>
          <w:sz w:val="24"/>
          <w:szCs w:val="24"/>
          <w:vertAlign w:val="superscript"/>
          <w:lang w:val="en-US"/>
        </w:rPr>
        <w:t>3</w:t>
      </w:r>
      <w:r w:rsidRPr="00E5038C">
        <w:rPr>
          <w:rFonts w:eastAsiaTheme="minorHAnsi"/>
          <w:color w:val="000000"/>
          <w:sz w:val="24"/>
          <w:szCs w:val="24"/>
          <w:lang w:val="en-US"/>
        </w:rPr>
        <w:t>, where W - weight, g, FL - full length, cm.</w:t>
      </w:r>
    </w:p>
    <w:p w14:paraId="1D816E9C" w14:textId="77777777" w:rsidR="00E65CC6" w:rsidRPr="00E5038C" w:rsidRDefault="00E65CC6" w:rsidP="00E60D42">
      <w:pPr>
        <w:spacing w:before="46"/>
        <w:ind w:right="517"/>
        <w:rPr>
          <w:b/>
          <w:bCs/>
          <w:sz w:val="24"/>
          <w:szCs w:val="24"/>
        </w:rPr>
      </w:pPr>
    </w:p>
    <w:p w14:paraId="097D0A27" w14:textId="77777777" w:rsidR="00E65CC6" w:rsidRPr="00E5038C" w:rsidRDefault="00C95F15" w:rsidP="00AC3BDC">
      <w:pPr>
        <w:pStyle w:val="2"/>
        <w:rPr>
          <w:rFonts w:ascii="Times New Roman" w:hAnsi="Times New Roman" w:cs="Times New Roman"/>
          <w:color w:val="auto"/>
          <w:sz w:val="24"/>
          <w:szCs w:val="24"/>
        </w:rPr>
      </w:pPr>
      <w:r w:rsidRPr="00E5038C">
        <w:rPr>
          <w:rFonts w:ascii="Times New Roman" w:hAnsi="Times New Roman" w:cs="Times New Roman"/>
          <w:color w:val="auto"/>
          <w:sz w:val="24"/>
          <w:szCs w:val="24"/>
        </w:rPr>
        <w:t>7</w:t>
      </w:r>
      <w:r w:rsidR="00FC06D9" w:rsidRPr="00E5038C">
        <w:rPr>
          <w:rFonts w:ascii="Times New Roman" w:hAnsi="Times New Roman" w:cs="Times New Roman"/>
          <w:color w:val="auto"/>
          <w:sz w:val="24"/>
          <w:szCs w:val="24"/>
        </w:rPr>
        <w:t xml:space="preserve">. </w:t>
      </w:r>
      <w:r w:rsidR="00E65CC6" w:rsidRPr="00E5038C">
        <w:rPr>
          <w:rFonts w:ascii="Times New Roman" w:hAnsi="Times New Roman" w:cs="Times New Roman"/>
          <w:color w:val="auto"/>
          <w:sz w:val="24"/>
          <w:szCs w:val="24"/>
        </w:rPr>
        <w:t>Sample Data Entry and Organization</w:t>
      </w:r>
    </w:p>
    <w:p w14:paraId="1CFB257B" w14:textId="77777777" w:rsidR="00D54BDD" w:rsidRPr="00E5038C" w:rsidRDefault="00D54BDD" w:rsidP="00E60D42">
      <w:pPr>
        <w:spacing w:before="46"/>
        <w:ind w:right="517"/>
        <w:rPr>
          <w:sz w:val="24"/>
          <w:szCs w:val="24"/>
        </w:rPr>
      </w:pPr>
    </w:p>
    <w:p w14:paraId="69D992B5" w14:textId="002914CC" w:rsidR="00E65CC6" w:rsidRDefault="00C95F15" w:rsidP="00E60D42">
      <w:pPr>
        <w:spacing w:before="46"/>
        <w:ind w:right="517"/>
        <w:rPr>
          <w:sz w:val="24"/>
          <w:szCs w:val="24"/>
        </w:rPr>
      </w:pPr>
      <w:r w:rsidRPr="00E5038C">
        <w:rPr>
          <w:sz w:val="23"/>
          <w:szCs w:val="23"/>
        </w:rPr>
        <w:t xml:space="preserve">All data collected in this expedition will be </w:t>
      </w:r>
      <w:r w:rsidRPr="00E5038C">
        <w:rPr>
          <w:sz w:val="24"/>
          <w:szCs w:val="24"/>
        </w:rPr>
        <w:t xml:space="preserve">publicly available on the shortest feasible timescale </w:t>
      </w:r>
      <w:r w:rsidRPr="00E5038C">
        <w:rPr>
          <w:sz w:val="23"/>
          <w:szCs w:val="23"/>
        </w:rPr>
        <w:t>through the Tula Foundation and Hakai Institute (NPAFC Doc. 1913 Rev. 3 2020) with arrangements within the Global Ocean Observing System (GOOS) which will be identified as IYS-GOOS.</w:t>
      </w:r>
    </w:p>
    <w:p w14:paraId="5ADE1E57" w14:textId="77777777" w:rsidR="00E65CC6" w:rsidRDefault="00E65CC6" w:rsidP="00E60D42">
      <w:pPr>
        <w:spacing w:before="46"/>
        <w:ind w:right="517"/>
        <w:rPr>
          <w:sz w:val="24"/>
          <w:szCs w:val="24"/>
        </w:rPr>
      </w:pPr>
    </w:p>
    <w:p w14:paraId="163EE1B9" w14:textId="77777777" w:rsidR="00D54BDD" w:rsidRDefault="00D54BDD">
      <w:pPr>
        <w:widowControl/>
        <w:autoSpaceDE/>
        <w:autoSpaceDN/>
        <w:spacing w:after="160" w:line="259" w:lineRule="auto"/>
        <w:rPr>
          <w:sz w:val="24"/>
          <w:szCs w:val="24"/>
        </w:rPr>
      </w:pPr>
      <w:r>
        <w:rPr>
          <w:sz w:val="24"/>
          <w:szCs w:val="24"/>
        </w:rPr>
        <w:br w:type="page"/>
      </w:r>
    </w:p>
    <w:p w14:paraId="05664230" w14:textId="77777777" w:rsidR="005A3AF3" w:rsidRDefault="005A3AF3" w:rsidP="00AC3BDC">
      <w:pPr>
        <w:pStyle w:val="1"/>
        <w:ind w:left="0"/>
      </w:pPr>
      <w:r>
        <w:lastRenderedPageBreak/>
        <w:t>Preliminary Findings</w:t>
      </w:r>
    </w:p>
    <w:p w14:paraId="3F05E5F5" w14:textId="77777777" w:rsidR="00F9350C" w:rsidRPr="00AC3BDC" w:rsidRDefault="00F9350C" w:rsidP="00AC3BDC">
      <w:pPr>
        <w:pStyle w:val="2"/>
        <w:rPr>
          <w:rFonts w:ascii="Times New Roman" w:hAnsi="Times New Roman" w:cs="Times New Roman"/>
          <w:color w:val="auto"/>
          <w:sz w:val="24"/>
          <w:szCs w:val="24"/>
        </w:rPr>
      </w:pPr>
      <w:r w:rsidRPr="00AC3BDC">
        <w:rPr>
          <w:rFonts w:ascii="Times New Roman" w:hAnsi="Times New Roman" w:cs="Times New Roman"/>
          <w:color w:val="auto"/>
          <w:sz w:val="24"/>
          <w:szCs w:val="24"/>
        </w:rPr>
        <w:t>Weather conditions</w:t>
      </w:r>
    </w:p>
    <w:p w14:paraId="6053BC85" w14:textId="08FE297D" w:rsidR="00F9350C" w:rsidRPr="00947247" w:rsidRDefault="00F9350C" w:rsidP="00F9350C">
      <w:pPr>
        <w:spacing w:before="46"/>
        <w:ind w:right="517"/>
        <w:rPr>
          <w:rFonts w:eastAsiaTheme="minorHAnsi"/>
          <w:color w:val="000000"/>
          <w:sz w:val="24"/>
          <w:szCs w:val="24"/>
          <w:lang w:val="en-US"/>
        </w:rPr>
      </w:pPr>
      <w:r w:rsidRPr="00947247">
        <w:rPr>
          <w:rFonts w:eastAsiaTheme="minorHAnsi"/>
          <w:color w:val="000000"/>
          <w:sz w:val="24"/>
          <w:szCs w:val="24"/>
          <w:lang w:val="en-US"/>
        </w:rPr>
        <w:t xml:space="preserve">The study area in March 2022 was </w:t>
      </w:r>
      <w:r w:rsidR="002275C2">
        <w:rPr>
          <w:rFonts w:eastAsiaTheme="minorHAnsi"/>
          <w:color w:val="000000"/>
          <w:sz w:val="24"/>
          <w:szCs w:val="24"/>
          <w:lang w:val="en-US"/>
        </w:rPr>
        <w:t>under</w:t>
      </w:r>
      <w:r w:rsidR="002275C2" w:rsidRPr="00947247">
        <w:rPr>
          <w:rFonts w:eastAsiaTheme="minorHAnsi"/>
          <w:color w:val="000000"/>
          <w:sz w:val="24"/>
          <w:szCs w:val="24"/>
          <w:lang w:val="en-US"/>
        </w:rPr>
        <w:t xml:space="preserve"> </w:t>
      </w:r>
      <w:r w:rsidRPr="00947247">
        <w:rPr>
          <w:rFonts w:eastAsiaTheme="minorHAnsi"/>
          <w:color w:val="000000"/>
          <w:sz w:val="24"/>
          <w:szCs w:val="24"/>
          <w:lang w:val="en-US"/>
        </w:rPr>
        <w:t xml:space="preserve">the high gradient zone between the centers of the Aleutian </w:t>
      </w:r>
      <w:r w:rsidR="00AD7410">
        <w:rPr>
          <w:rFonts w:eastAsiaTheme="minorHAnsi"/>
          <w:color w:val="000000"/>
          <w:sz w:val="24"/>
          <w:szCs w:val="24"/>
          <w:lang w:val="en-US"/>
        </w:rPr>
        <w:t>M</w:t>
      </w:r>
      <w:r w:rsidRPr="00947247">
        <w:rPr>
          <w:rFonts w:eastAsiaTheme="minorHAnsi"/>
          <w:color w:val="000000"/>
          <w:sz w:val="24"/>
          <w:szCs w:val="24"/>
          <w:lang w:val="en-US"/>
        </w:rPr>
        <w:t xml:space="preserve">inimum and the Pacific </w:t>
      </w:r>
      <w:r w:rsidR="00AD7410">
        <w:rPr>
          <w:rFonts w:eastAsiaTheme="minorHAnsi"/>
          <w:color w:val="000000"/>
          <w:sz w:val="24"/>
          <w:szCs w:val="24"/>
          <w:lang w:val="en-US"/>
        </w:rPr>
        <w:t>M</w:t>
      </w:r>
      <w:r w:rsidRPr="00947247">
        <w:rPr>
          <w:rFonts w:eastAsiaTheme="minorHAnsi"/>
          <w:color w:val="000000"/>
          <w:sz w:val="24"/>
          <w:szCs w:val="24"/>
          <w:lang w:val="en-US"/>
        </w:rPr>
        <w:t xml:space="preserve">aximum. Active cyclogenesis was observed in the northwestern part of the Pacific Ocean during the </w:t>
      </w:r>
      <w:r w:rsidR="00AD7410">
        <w:rPr>
          <w:rFonts w:eastAsiaTheme="minorHAnsi"/>
          <w:color w:val="000000"/>
          <w:sz w:val="24"/>
          <w:szCs w:val="24"/>
          <w:lang w:val="en-US"/>
        </w:rPr>
        <w:t>entire survey</w:t>
      </w:r>
      <w:r w:rsidRPr="00947247">
        <w:rPr>
          <w:rFonts w:eastAsiaTheme="minorHAnsi"/>
          <w:color w:val="000000"/>
          <w:sz w:val="24"/>
          <w:szCs w:val="24"/>
          <w:lang w:val="en-US"/>
        </w:rPr>
        <w:t xml:space="preserve">. A high-gradient baric formation was observed over the study area </w:t>
      </w:r>
      <w:r w:rsidR="00AD7410">
        <w:rPr>
          <w:rFonts w:eastAsiaTheme="minorHAnsi"/>
          <w:color w:val="000000"/>
          <w:sz w:val="24"/>
          <w:szCs w:val="24"/>
          <w:lang w:val="en-US"/>
        </w:rPr>
        <w:t>during the survey</w:t>
      </w:r>
      <w:r w:rsidRPr="00947247">
        <w:rPr>
          <w:rFonts w:eastAsiaTheme="minorHAnsi"/>
          <w:color w:val="000000"/>
          <w:sz w:val="24"/>
          <w:szCs w:val="24"/>
          <w:lang w:val="en-US"/>
        </w:rPr>
        <w:t xml:space="preserve">. Numerous deep marine and continental young cyclones of southern and southeastern origin passed through the </w:t>
      </w:r>
      <w:r w:rsidR="00AD7410">
        <w:rPr>
          <w:rFonts w:eastAsiaTheme="minorHAnsi"/>
          <w:color w:val="000000"/>
          <w:sz w:val="24"/>
          <w:szCs w:val="24"/>
          <w:lang w:val="en-US"/>
        </w:rPr>
        <w:t>surveyed region</w:t>
      </w:r>
      <w:r w:rsidRPr="00947247">
        <w:rPr>
          <w:rFonts w:eastAsiaTheme="minorHAnsi"/>
          <w:color w:val="000000"/>
          <w:sz w:val="24"/>
          <w:szCs w:val="24"/>
          <w:lang w:val="en-US"/>
        </w:rPr>
        <w:t xml:space="preserve"> accompanied with stormy weather conditions. As a result, about 76 hours of work time were lost </w:t>
      </w:r>
      <w:r w:rsidR="00AD7410">
        <w:rPr>
          <w:rFonts w:eastAsiaTheme="minorHAnsi"/>
          <w:color w:val="000000"/>
          <w:sz w:val="24"/>
          <w:szCs w:val="24"/>
          <w:lang w:val="en-US"/>
        </w:rPr>
        <w:t xml:space="preserve">to </w:t>
      </w:r>
      <w:r w:rsidR="002275C2">
        <w:rPr>
          <w:rFonts w:eastAsiaTheme="minorHAnsi"/>
          <w:color w:val="000000"/>
          <w:sz w:val="24"/>
          <w:szCs w:val="24"/>
          <w:lang w:val="en-US"/>
        </w:rPr>
        <w:t xml:space="preserve">the </w:t>
      </w:r>
      <w:r w:rsidRPr="00947247">
        <w:rPr>
          <w:rFonts w:eastAsiaTheme="minorHAnsi"/>
          <w:color w:val="000000"/>
          <w:sz w:val="24"/>
          <w:szCs w:val="24"/>
          <w:lang w:val="en-US"/>
        </w:rPr>
        <w:t>stormy weather.</w:t>
      </w:r>
    </w:p>
    <w:p w14:paraId="07743654" w14:textId="77777777" w:rsidR="00F61059" w:rsidRPr="00AC3BDC" w:rsidRDefault="00F61059" w:rsidP="00AC3BDC">
      <w:pPr>
        <w:pStyle w:val="2"/>
        <w:rPr>
          <w:rFonts w:ascii="Times New Roman" w:hAnsi="Times New Roman" w:cs="Times New Roman"/>
          <w:color w:val="auto"/>
          <w:sz w:val="24"/>
          <w:szCs w:val="24"/>
        </w:rPr>
      </w:pPr>
      <w:r w:rsidRPr="00AC3BDC">
        <w:rPr>
          <w:rFonts w:ascii="Times New Roman" w:hAnsi="Times New Roman" w:cs="Times New Roman"/>
          <w:color w:val="auto"/>
          <w:sz w:val="24"/>
          <w:szCs w:val="24"/>
        </w:rPr>
        <w:t>Oceanography and chemistry</w:t>
      </w:r>
    </w:p>
    <w:p w14:paraId="1054D93C" w14:textId="2012C2E2" w:rsidR="00F9350C" w:rsidRDefault="00F9350C" w:rsidP="00F9350C">
      <w:pPr>
        <w:spacing w:before="46"/>
        <w:ind w:right="517"/>
        <w:rPr>
          <w:rFonts w:eastAsiaTheme="minorHAnsi"/>
          <w:color w:val="000000"/>
          <w:sz w:val="24"/>
          <w:szCs w:val="24"/>
          <w:lang w:val="en-US"/>
        </w:rPr>
      </w:pPr>
      <w:r w:rsidRPr="00947247">
        <w:rPr>
          <w:rFonts w:eastAsiaTheme="minorHAnsi"/>
          <w:color w:val="000000"/>
          <w:sz w:val="24"/>
          <w:szCs w:val="24"/>
          <w:lang w:val="en-US"/>
        </w:rPr>
        <w:t xml:space="preserve">The current velocity was 4-5 cm/s within </w:t>
      </w:r>
      <w:r w:rsidR="002275C2">
        <w:rPr>
          <w:rFonts w:eastAsiaTheme="minorHAnsi"/>
          <w:color w:val="000000"/>
          <w:sz w:val="24"/>
          <w:szCs w:val="24"/>
          <w:lang w:val="en-US"/>
        </w:rPr>
        <w:t xml:space="preserve">most of the </w:t>
      </w:r>
      <w:r w:rsidRPr="00947247">
        <w:rPr>
          <w:rFonts w:eastAsiaTheme="minorHAnsi"/>
          <w:color w:val="000000"/>
          <w:sz w:val="24"/>
          <w:szCs w:val="24"/>
          <w:lang w:val="en-US"/>
        </w:rPr>
        <w:t xml:space="preserve">study area. In the zone of water mixing it was slightly higher (up to 7 cm/s), and the maximum values (10 cm/s) were observed in the vicinity of </w:t>
      </w:r>
      <w:r w:rsidR="00AD7410">
        <w:rPr>
          <w:rFonts w:eastAsiaTheme="minorHAnsi"/>
          <w:color w:val="000000"/>
          <w:sz w:val="24"/>
          <w:szCs w:val="24"/>
          <w:lang w:val="en-US"/>
        </w:rPr>
        <w:t xml:space="preserve">the </w:t>
      </w:r>
      <w:r w:rsidRPr="00947247">
        <w:rPr>
          <w:rFonts w:eastAsiaTheme="minorHAnsi"/>
          <w:color w:val="000000"/>
          <w:sz w:val="24"/>
          <w:szCs w:val="24"/>
          <w:lang w:val="en-US"/>
        </w:rPr>
        <w:t xml:space="preserve">anticyclonic </w:t>
      </w:r>
      <w:r w:rsidR="006C3BA1">
        <w:rPr>
          <w:rFonts w:eastAsiaTheme="minorHAnsi"/>
          <w:color w:val="000000"/>
          <w:sz w:val="24"/>
          <w:szCs w:val="24"/>
          <w:lang w:val="en-US"/>
        </w:rPr>
        <w:t>eddy</w:t>
      </w:r>
      <w:r w:rsidRPr="00947247">
        <w:rPr>
          <w:rFonts w:eastAsiaTheme="minorHAnsi"/>
          <w:color w:val="000000"/>
          <w:sz w:val="24"/>
          <w:szCs w:val="24"/>
          <w:lang w:val="en-US"/>
        </w:rPr>
        <w:t xml:space="preserve"> located in the northeastern part of the study area (</w:t>
      </w:r>
      <w:r w:rsidR="005C0479">
        <w:fldChar w:fldCharType="begin"/>
      </w:r>
      <w:r w:rsidR="005C0479">
        <w:instrText xml:space="preserve"> REF _Ref104484418 \h  \* MERGEFORMAT </w:instrText>
      </w:r>
      <w:r w:rsidR="005C0479">
        <w:fldChar w:fldCharType="separate"/>
      </w:r>
      <w:r w:rsidR="00867B65" w:rsidRPr="00867B65">
        <w:rPr>
          <w:rFonts w:eastAsiaTheme="minorHAnsi"/>
          <w:color w:val="000000"/>
          <w:sz w:val="24"/>
          <w:szCs w:val="24"/>
          <w:lang w:val="en-US"/>
        </w:rPr>
        <w:t>Figure 4</w:t>
      </w:r>
      <w:r w:rsidR="005C0479">
        <w:fldChar w:fldCharType="end"/>
      </w:r>
      <w:r w:rsidRPr="00947247">
        <w:rPr>
          <w:rFonts w:eastAsiaTheme="minorHAnsi"/>
          <w:color w:val="000000"/>
          <w:sz w:val="24"/>
          <w:szCs w:val="24"/>
          <w:lang w:val="en-US"/>
        </w:rPr>
        <w:t xml:space="preserve">). </w:t>
      </w:r>
      <w:r w:rsidR="00AD7410">
        <w:rPr>
          <w:rFonts w:eastAsiaTheme="minorHAnsi"/>
          <w:color w:val="000000"/>
          <w:sz w:val="24"/>
          <w:szCs w:val="24"/>
          <w:lang w:val="en-US"/>
        </w:rPr>
        <w:t>T</w:t>
      </w:r>
      <w:r w:rsidRPr="00947247">
        <w:rPr>
          <w:rFonts w:eastAsiaTheme="minorHAnsi"/>
          <w:color w:val="000000"/>
          <w:sz w:val="24"/>
          <w:szCs w:val="24"/>
          <w:lang w:val="en-US"/>
        </w:rPr>
        <w:t xml:space="preserve">he geostrophic component of the current in the studied area </w:t>
      </w:r>
      <w:r w:rsidR="00AD7410">
        <w:rPr>
          <w:rFonts w:eastAsiaTheme="minorHAnsi"/>
          <w:color w:val="000000"/>
          <w:sz w:val="24"/>
          <w:szCs w:val="24"/>
          <w:lang w:val="en-US"/>
        </w:rPr>
        <w:t>averaged</w:t>
      </w:r>
      <w:r w:rsidRPr="00947247">
        <w:rPr>
          <w:rFonts w:eastAsiaTheme="minorHAnsi"/>
          <w:color w:val="000000"/>
          <w:sz w:val="24"/>
          <w:szCs w:val="24"/>
          <w:lang w:val="en-US"/>
        </w:rPr>
        <w:t xml:space="preserve"> 2.3 cm/s with </w:t>
      </w:r>
      <w:r w:rsidR="00AD7410">
        <w:rPr>
          <w:rFonts w:eastAsiaTheme="minorHAnsi"/>
          <w:color w:val="000000"/>
          <w:sz w:val="24"/>
          <w:szCs w:val="24"/>
          <w:lang w:val="en-US"/>
        </w:rPr>
        <w:t xml:space="preserve">a </w:t>
      </w:r>
      <w:r w:rsidRPr="00947247">
        <w:rPr>
          <w:rFonts w:eastAsiaTheme="minorHAnsi"/>
          <w:color w:val="000000"/>
          <w:sz w:val="24"/>
          <w:szCs w:val="24"/>
          <w:lang w:val="en-US"/>
        </w:rPr>
        <w:t>northeastern direction.</w:t>
      </w:r>
    </w:p>
    <w:p w14:paraId="221E866D" w14:textId="2F0DDB8E" w:rsidR="00867B65" w:rsidRPr="00A25B87" w:rsidRDefault="00447BCC" w:rsidP="00A70E18">
      <w:pPr>
        <w:spacing w:before="240"/>
        <w:ind w:right="517"/>
        <w:rPr>
          <w:rFonts w:eastAsiaTheme="minorHAnsi"/>
          <w:color w:val="000000"/>
          <w:sz w:val="24"/>
          <w:szCs w:val="24"/>
          <w:lang w:val="en-US"/>
        </w:rPr>
      </w:pPr>
      <w:r>
        <w:rPr>
          <w:rFonts w:eastAsiaTheme="minorHAnsi"/>
          <w:color w:val="000000"/>
          <w:sz w:val="24"/>
          <w:szCs w:val="24"/>
          <w:lang w:val="en-US"/>
        </w:rPr>
        <w:t xml:space="preserve">The majority of study area was occupied by the subarctic waters and the waters of </w:t>
      </w:r>
      <w:r w:rsidR="00AD7410">
        <w:rPr>
          <w:rFonts w:eastAsiaTheme="minorHAnsi"/>
          <w:color w:val="000000"/>
          <w:sz w:val="24"/>
          <w:szCs w:val="24"/>
          <w:lang w:val="en-US"/>
        </w:rPr>
        <w:t xml:space="preserve">the </w:t>
      </w:r>
      <w:r>
        <w:rPr>
          <w:rFonts w:eastAsiaTheme="minorHAnsi"/>
          <w:color w:val="000000"/>
          <w:sz w:val="24"/>
          <w:szCs w:val="24"/>
          <w:lang w:val="en-US"/>
        </w:rPr>
        <w:t xml:space="preserve">subarctic frontal zone. </w:t>
      </w:r>
      <w:r w:rsidR="00867B65" w:rsidRPr="00A25B87">
        <w:rPr>
          <w:rFonts w:eastAsiaTheme="minorHAnsi"/>
          <w:color w:val="000000"/>
          <w:sz w:val="24"/>
          <w:szCs w:val="24"/>
          <w:lang w:val="en-US"/>
        </w:rPr>
        <w:t xml:space="preserve">The adjacent transformed subtropical </w:t>
      </w:r>
      <w:r w:rsidR="00A25B87" w:rsidRPr="00A25B87">
        <w:rPr>
          <w:rFonts w:eastAsiaTheme="minorHAnsi"/>
          <w:color w:val="000000"/>
          <w:sz w:val="24"/>
          <w:szCs w:val="24"/>
          <w:lang w:val="en-US"/>
        </w:rPr>
        <w:t>waters were</w:t>
      </w:r>
      <w:r w:rsidR="00867B65" w:rsidRPr="00A25B87">
        <w:rPr>
          <w:rFonts w:eastAsiaTheme="minorHAnsi"/>
          <w:color w:val="000000"/>
          <w:sz w:val="24"/>
          <w:szCs w:val="24"/>
          <w:lang w:val="en-US"/>
        </w:rPr>
        <w:t xml:space="preserve"> observed in the southwestern </w:t>
      </w:r>
      <w:r w:rsidR="00AD7410">
        <w:rPr>
          <w:rFonts w:eastAsiaTheme="minorHAnsi"/>
          <w:color w:val="000000"/>
          <w:sz w:val="24"/>
          <w:szCs w:val="24"/>
          <w:lang w:val="en-US"/>
        </w:rPr>
        <w:t>part of the survey</w:t>
      </w:r>
      <w:r w:rsidR="00867B65" w:rsidRPr="00A25B87">
        <w:rPr>
          <w:rFonts w:eastAsiaTheme="minorHAnsi"/>
          <w:color w:val="000000"/>
          <w:sz w:val="24"/>
          <w:szCs w:val="24"/>
          <w:lang w:val="en-US"/>
        </w:rPr>
        <w:t xml:space="preserve"> (</w:t>
      </w:r>
      <w:r w:rsidR="005C0479">
        <w:fldChar w:fldCharType="begin"/>
      </w:r>
      <w:r w:rsidR="005C0479">
        <w:instrText xml:space="preserve"> REF _Ref104484606 \h  \* MERGEFORMAT </w:instrText>
      </w:r>
      <w:r w:rsidR="005C0479">
        <w:fldChar w:fldCharType="separate"/>
      </w:r>
      <w:r w:rsidR="00867B65" w:rsidRPr="00A25B87">
        <w:rPr>
          <w:rFonts w:eastAsiaTheme="minorHAnsi"/>
          <w:color w:val="000000"/>
          <w:sz w:val="24"/>
          <w:szCs w:val="24"/>
          <w:lang w:val="en-US"/>
        </w:rPr>
        <w:t>Figure 5</w:t>
      </w:r>
      <w:r w:rsidR="005C0479">
        <w:fldChar w:fldCharType="end"/>
      </w:r>
      <w:r w:rsidR="00867B65" w:rsidRPr="00A25B87">
        <w:rPr>
          <w:rFonts w:eastAsiaTheme="minorHAnsi"/>
          <w:color w:val="000000"/>
          <w:sz w:val="24"/>
          <w:szCs w:val="24"/>
          <w:lang w:val="en-US"/>
        </w:rPr>
        <w:t>). The distribution of surface temperature and salinity (</w:t>
      </w:r>
      <w:r w:rsidR="005C0479">
        <w:fldChar w:fldCharType="begin"/>
      </w:r>
      <w:r w:rsidR="005C0479">
        <w:instrText xml:space="preserve"> REF _Ref104484606 \h  \* MERGEFORMAT </w:instrText>
      </w:r>
      <w:r w:rsidR="005C0479">
        <w:fldChar w:fldCharType="separate"/>
      </w:r>
      <w:r w:rsidR="00867B65" w:rsidRPr="00A25B87">
        <w:rPr>
          <w:rFonts w:eastAsiaTheme="minorHAnsi"/>
          <w:color w:val="000000"/>
          <w:sz w:val="24"/>
          <w:szCs w:val="24"/>
          <w:lang w:val="en-US"/>
        </w:rPr>
        <w:t>Figure 5</w:t>
      </w:r>
      <w:r w:rsidR="005C0479">
        <w:fldChar w:fldCharType="end"/>
      </w:r>
      <w:r w:rsidR="00867B65" w:rsidRPr="00A25B87">
        <w:rPr>
          <w:rFonts w:eastAsiaTheme="minorHAnsi"/>
          <w:color w:val="000000"/>
          <w:sz w:val="24"/>
          <w:szCs w:val="24"/>
          <w:lang w:val="en-US"/>
        </w:rPr>
        <w:t xml:space="preserve">) was predominantly zonal and was in accordance with the water mass structure. Isolines of thermohaline characteristics were elongated in the eastern and northeastern direction. During the study period, water temperature in the surface layer varied from 4.5 to 8.2 °C, salinity </w:t>
      </w:r>
      <w:r>
        <w:rPr>
          <w:rFonts w:eastAsiaTheme="minorHAnsi"/>
          <w:color w:val="000000"/>
          <w:sz w:val="24"/>
          <w:szCs w:val="24"/>
          <w:lang w:val="en-US"/>
        </w:rPr>
        <w:t xml:space="preserve">varied </w:t>
      </w:r>
      <w:r w:rsidR="00867B65" w:rsidRPr="00A25B87">
        <w:rPr>
          <w:rFonts w:eastAsiaTheme="minorHAnsi"/>
          <w:color w:val="000000"/>
          <w:sz w:val="24"/>
          <w:szCs w:val="24"/>
          <w:lang w:val="en-US"/>
        </w:rPr>
        <w:t xml:space="preserve">from 32.45 to 33.39 </w:t>
      </w:r>
      <w:r w:rsidR="000F26D1">
        <w:rPr>
          <w:rFonts w:eastAsiaTheme="minorHAnsi"/>
          <w:color w:val="000000"/>
          <w:sz w:val="24"/>
          <w:szCs w:val="24"/>
          <w:lang w:val="en-US"/>
        </w:rPr>
        <w:t>psu</w:t>
      </w:r>
      <w:r w:rsidR="00867B65" w:rsidRPr="00A25B87">
        <w:rPr>
          <w:rFonts w:eastAsiaTheme="minorHAnsi"/>
          <w:color w:val="000000"/>
          <w:sz w:val="24"/>
          <w:szCs w:val="24"/>
          <w:lang w:val="en-US"/>
        </w:rPr>
        <w:t xml:space="preserve">. The main feature characteristic of </w:t>
      </w:r>
      <w:r w:rsidR="00AD7410">
        <w:rPr>
          <w:rFonts w:eastAsiaTheme="minorHAnsi"/>
          <w:color w:val="000000"/>
          <w:sz w:val="24"/>
          <w:szCs w:val="24"/>
          <w:lang w:val="en-US"/>
        </w:rPr>
        <w:t xml:space="preserve">the </w:t>
      </w:r>
      <w:r w:rsidR="00867B65" w:rsidRPr="00A25B87">
        <w:rPr>
          <w:rFonts w:eastAsiaTheme="minorHAnsi"/>
          <w:color w:val="000000"/>
          <w:sz w:val="24"/>
          <w:szCs w:val="24"/>
          <w:lang w:val="en-US"/>
        </w:rPr>
        <w:t xml:space="preserve"> water </w:t>
      </w:r>
      <w:r>
        <w:rPr>
          <w:rFonts w:eastAsiaTheme="minorHAnsi"/>
          <w:color w:val="000000"/>
          <w:sz w:val="24"/>
          <w:szCs w:val="24"/>
          <w:lang w:val="en-US"/>
        </w:rPr>
        <w:t xml:space="preserve">column </w:t>
      </w:r>
      <w:r w:rsidR="00867B65" w:rsidRPr="00A25B87">
        <w:rPr>
          <w:rFonts w:eastAsiaTheme="minorHAnsi"/>
          <w:color w:val="000000"/>
          <w:sz w:val="24"/>
          <w:szCs w:val="24"/>
          <w:lang w:val="en-US"/>
        </w:rPr>
        <w:t>was the presence of a solid isothermal</w:t>
      </w:r>
      <w:r w:rsidR="000F26D1">
        <w:rPr>
          <w:rFonts w:eastAsiaTheme="minorHAnsi"/>
          <w:color w:val="000000"/>
          <w:sz w:val="24"/>
          <w:szCs w:val="24"/>
          <w:lang w:val="en-US"/>
        </w:rPr>
        <w:t xml:space="preserve"> (mixed)</w:t>
      </w:r>
      <w:r w:rsidR="00867B65" w:rsidRPr="00A25B87">
        <w:rPr>
          <w:rFonts w:eastAsiaTheme="minorHAnsi"/>
          <w:color w:val="000000"/>
          <w:sz w:val="24"/>
          <w:szCs w:val="24"/>
          <w:lang w:val="en-US"/>
        </w:rPr>
        <w:t xml:space="preserve"> layer</w:t>
      </w:r>
      <w:r w:rsidR="000F26D1">
        <w:rPr>
          <w:rFonts w:eastAsiaTheme="minorHAnsi"/>
          <w:color w:val="000000"/>
          <w:sz w:val="24"/>
          <w:szCs w:val="24"/>
          <w:lang w:val="en-US"/>
        </w:rPr>
        <w:t xml:space="preserve"> (ML)</w:t>
      </w:r>
      <w:r w:rsidR="00867B65" w:rsidRPr="00A25B87">
        <w:rPr>
          <w:rFonts w:eastAsiaTheme="minorHAnsi"/>
          <w:color w:val="000000"/>
          <w:sz w:val="24"/>
          <w:szCs w:val="24"/>
          <w:lang w:val="en-US"/>
        </w:rPr>
        <w:t>, the average depth of which reached 100 m (</w:t>
      </w:r>
      <w:r w:rsidR="005C0479">
        <w:fldChar w:fldCharType="begin"/>
      </w:r>
      <w:r w:rsidR="005C0479">
        <w:instrText xml:space="preserve"> REF _Ref104484606 \h  \* MERGEFORMAT </w:instrText>
      </w:r>
      <w:r w:rsidR="005C0479">
        <w:fldChar w:fldCharType="separate"/>
      </w:r>
      <w:r w:rsidR="00867B65" w:rsidRPr="00A25B87">
        <w:rPr>
          <w:rFonts w:eastAsiaTheme="minorHAnsi"/>
          <w:color w:val="000000"/>
          <w:sz w:val="24"/>
          <w:szCs w:val="24"/>
          <w:lang w:val="en-US"/>
        </w:rPr>
        <w:t>Figure 5</w:t>
      </w:r>
      <w:r w:rsidR="005C0479">
        <w:fldChar w:fldCharType="end"/>
      </w:r>
      <w:r w:rsidR="00867B65" w:rsidRPr="00A25B87">
        <w:rPr>
          <w:rFonts w:eastAsiaTheme="minorHAnsi"/>
          <w:color w:val="000000"/>
          <w:sz w:val="24"/>
          <w:szCs w:val="24"/>
          <w:lang w:val="en-US"/>
        </w:rPr>
        <w:t xml:space="preserve">). The main differences among the distinguished types of water </w:t>
      </w:r>
      <w:r>
        <w:rPr>
          <w:rFonts w:eastAsiaTheme="minorHAnsi"/>
          <w:color w:val="000000"/>
          <w:sz w:val="24"/>
          <w:szCs w:val="24"/>
          <w:lang w:val="en-US"/>
        </w:rPr>
        <w:t>column structure</w:t>
      </w:r>
      <w:r w:rsidRPr="00A25B87">
        <w:rPr>
          <w:rFonts w:eastAsiaTheme="minorHAnsi"/>
          <w:color w:val="000000"/>
          <w:sz w:val="24"/>
          <w:szCs w:val="24"/>
          <w:lang w:val="en-US"/>
        </w:rPr>
        <w:t xml:space="preserve"> </w:t>
      </w:r>
      <w:r w:rsidR="00867B65" w:rsidRPr="00A25B87">
        <w:rPr>
          <w:rFonts w:eastAsiaTheme="minorHAnsi"/>
          <w:color w:val="000000"/>
          <w:sz w:val="24"/>
          <w:szCs w:val="24"/>
          <w:lang w:val="en-US"/>
        </w:rPr>
        <w:t>consisted in the characteristics of the subsurface layers, namely the presence or absence of cold and warm intermediate layers (CIL and WIL)</w:t>
      </w:r>
      <w:r w:rsidR="00A25B87">
        <w:rPr>
          <w:rFonts w:eastAsiaTheme="minorHAnsi"/>
          <w:color w:val="000000"/>
          <w:sz w:val="24"/>
          <w:szCs w:val="24"/>
          <w:lang w:val="en-US"/>
        </w:rPr>
        <w:t xml:space="preserve"> and their configuration</w:t>
      </w:r>
      <w:r w:rsidR="00867B65" w:rsidRPr="00A25B87">
        <w:rPr>
          <w:rFonts w:eastAsiaTheme="minorHAnsi"/>
          <w:color w:val="000000"/>
          <w:sz w:val="24"/>
          <w:szCs w:val="24"/>
          <w:lang w:val="en-US"/>
        </w:rPr>
        <w:t xml:space="preserve"> (</w:t>
      </w:r>
      <w:r w:rsidR="005C0479">
        <w:fldChar w:fldCharType="begin"/>
      </w:r>
      <w:r w:rsidR="005C0479">
        <w:instrText xml:space="preserve"> REF _Ref104485158 \h  \* MERGEFORMAT </w:instrText>
      </w:r>
      <w:r w:rsidR="005C0479">
        <w:fldChar w:fldCharType="separate"/>
      </w:r>
      <w:r w:rsidR="00867B65" w:rsidRPr="00A25B87">
        <w:rPr>
          <w:rFonts w:eastAsiaTheme="minorHAnsi"/>
          <w:color w:val="000000"/>
          <w:sz w:val="24"/>
          <w:szCs w:val="24"/>
          <w:lang w:val="en-US"/>
        </w:rPr>
        <w:t>Figure 6</w:t>
      </w:r>
      <w:r w:rsidR="005C0479">
        <w:fldChar w:fldCharType="end"/>
      </w:r>
      <w:r w:rsidR="00867B65" w:rsidRPr="00A25B87">
        <w:rPr>
          <w:rFonts w:eastAsiaTheme="minorHAnsi"/>
          <w:color w:val="000000"/>
          <w:sz w:val="24"/>
          <w:szCs w:val="24"/>
          <w:lang w:val="en-US"/>
        </w:rPr>
        <w:t>).</w:t>
      </w:r>
    </w:p>
    <w:p w14:paraId="0817BCD9" w14:textId="17650292" w:rsidR="00867B65" w:rsidRDefault="00867B65" w:rsidP="00A70E18">
      <w:pPr>
        <w:spacing w:before="240"/>
        <w:ind w:right="517"/>
        <w:rPr>
          <w:rFonts w:eastAsiaTheme="minorHAnsi"/>
          <w:color w:val="000000"/>
          <w:sz w:val="24"/>
          <w:szCs w:val="24"/>
          <w:lang w:val="en-US"/>
        </w:rPr>
      </w:pPr>
      <w:r w:rsidRPr="00A25B87">
        <w:rPr>
          <w:rFonts w:eastAsiaTheme="minorHAnsi"/>
          <w:color w:val="000000"/>
          <w:sz w:val="24"/>
          <w:szCs w:val="24"/>
          <w:lang w:val="en-US"/>
        </w:rPr>
        <w:t xml:space="preserve">The distribution of dissolved oxygen in the surface layer in winter and early spring </w:t>
      </w:r>
      <w:r w:rsidR="00447BCC">
        <w:rPr>
          <w:rFonts w:eastAsiaTheme="minorHAnsi"/>
          <w:color w:val="000000"/>
          <w:sz w:val="24"/>
          <w:szCs w:val="24"/>
          <w:lang w:val="en-US"/>
        </w:rPr>
        <w:t xml:space="preserve">in subarctic </w:t>
      </w:r>
      <w:r w:rsidRPr="00A25B87">
        <w:rPr>
          <w:rFonts w:eastAsiaTheme="minorHAnsi"/>
          <w:color w:val="000000"/>
          <w:sz w:val="24"/>
          <w:szCs w:val="24"/>
          <w:lang w:val="en-US"/>
        </w:rPr>
        <w:t>is usually controlled by the distribution of oxygen solubility</w:t>
      </w:r>
      <w:r w:rsidR="00AD7410">
        <w:rPr>
          <w:rFonts w:eastAsiaTheme="minorHAnsi"/>
          <w:color w:val="000000"/>
          <w:sz w:val="24"/>
          <w:szCs w:val="24"/>
          <w:lang w:val="en-US"/>
        </w:rPr>
        <w:t>,</w:t>
      </w:r>
      <w:r w:rsidRPr="00A25B87">
        <w:rPr>
          <w:rFonts w:eastAsiaTheme="minorHAnsi"/>
          <w:color w:val="000000"/>
          <w:sz w:val="24"/>
          <w:szCs w:val="24"/>
          <w:lang w:val="en-US"/>
        </w:rPr>
        <w:t xml:space="preserve"> </w:t>
      </w:r>
      <w:r w:rsidR="000F26D1">
        <w:rPr>
          <w:rFonts w:eastAsiaTheme="minorHAnsi"/>
          <w:color w:val="000000"/>
          <w:sz w:val="24"/>
          <w:szCs w:val="24"/>
          <w:lang w:val="en-US"/>
        </w:rPr>
        <w:t>while</w:t>
      </w:r>
      <w:r w:rsidR="000F26D1" w:rsidRPr="00A25B87">
        <w:rPr>
          <w:rFonts w:eastAsiaTheme="minorHAnsi"/>
          <w:color w:val="000000"/>
          <w:sz w:val="24"/>
          <w:szCs w:val="24"/>
          <w:lang w:val="en-US"/>
        </w:rPr>
        <w:t xml:space="preserve"> </w:t>
      </w:r>
      <w:r w:rsidRPr="00A25B87">
        <w:rPr>
          <w:rFonts w:eastAsiaTheme="minorHAnsi"/>
          <w:color w:val="000000"/>
          <w:sz w:val="24"/>
          <w:szCs w:val="24"/>
          <w:lang w:val="en-US"/>
        </w:rPr>
        <w:t xml:space="preserve">the </w:t>
      </w:r>
      <w:r w:rsidR="00AD7410">
        <w:rPr>
          <w:rFonts w:eastAsiaTheme="minorHAnsi"/>
          <w:color w:val="000000"/>
          <w:sz w:val="24"/>
          <w:szCs w:val="24"/>
          <w:lang w:val="en-US"/>
        </w:rPr>
        <w:t xml:space="preserve">low </w:t>
      </w:r>
      <w:r w:rsidRPr="00A25B87">
        <w:rPr>
          <w:rFonts w:eastAsiaTheme="minorHAnsi"/>
          <w:color w:val="000000"/>
          <w:sz w:val="24"/>
          <w:szCs w:val="24"/>
          <w:lang w:val="en-US"/>
        </w:rPr>
        <w:t>rate of photosynthesis</w:t>
      </w:r>
      <w:r w:rsidR="00AD7410">
        <w:rPr>
          <w:rFonts w:eastAsiaTheme="minorHAnsi"/>
          <w:color w:val="000000"/>
          <w:sz w:val="24"/>
          <w:szCs w:val="24"/>
          <w:lang w:val="en-US"/>
        </w:rPr>
        <w:t xml:space="preserve"> (the highest chlorophyll concentration </w:t>
      </w:r>
      <w:r w:rsidR="000C1728">
        <w:rPr>
          <w:rFonts w:eastAsiaTheme="minorHAnsi"/>
          <w:color w:val="000000"/>
          <w:sz w:val="24"/>
          <w:szCs w:val="24"/>
          <w:lang w:val="en-US"/>
        </w:rPr>
        <w:t xml:space="preserve">never </w:t>
      </w:r>
      <w:r w:rsidR="00AD7410">
        <w:rPr>
          <w:rFonts w:eastAsiaTheme="minorHAnsi"/>
          <w:color w:val="000000"/>
          <w:sz w:val="24"/>
          <w:szCs w:val="24"/>
          <w:lang w:val="en-US"/>
        </w:rPr>
        <w:t>exceed</w:t>
      </w:r>
      <w:r w:rsidR="000C1728">
        <w:rPr>
          <w:rFonts w:eastAsiaTheme="minorHAnsi"/>
          <w:color w:val="000000"/>
          <w:sz w:val="24"/>
          <w:szCs w:val="24"/>
          <w:lang w:val="en-US"/>
        </w:rPr>
        <w:t>ed</w:t>
      </w:r>
      <w:r w:rsidR="00AD7410">
        <w:rPr>
          <w:rFonts w:eastAsiaTheme="minorHAnsi"/>
          <w:color w:val="000000"/>
          <w:sz w:val="24"/>
          <w:szCs w:val="24"/>
          <w:lang w:val="en-US"/>
        </w:rPr>
        <w:t xml:space="preserve"> 0.6 mg.m</w:t>
      </w:r>
      <w:r w:rsidR="00AD7410" w:rsidRPr="0015309D">
        <w:rPr>
          <w:rFonts w:eastAsiaTheme="minorHAnsi"/>
          <w:color w:val="000000"/>
          <w:sz w:val="24"/>
          <w:szCs w:val="24"/>
          <w:vertAlign w:val="superscript"/>
          <w:lang w:val="en-US"/>
        </w:rPr>
        <w:t>-3</w:t>
      </w:r>
      <w:r w:rsidR="00AD7410">
        <w:rPr>
          <w:rFonts w:eastAsiaTheme="minorHAnsi"/>
          <w:color w:val="000000"/>
          <w:sz w:val="24"/>
          <w:szCs w:val="24"/>
          <w:lang w:val="en-US"/>
        </w:rPr>
        <w:t>)</w:t>
      </w:r>
      <w:r w:rsidRPr="00A25B87">
        <w:rPr>
          <w:rFonts w:eastAsiaTheme="minorHAnsi"/>
          <w:color w:val="000000"/>
          <w:sz w:val="24"/>
          <w:szCs w:val="24"/>
          <w:lang w:val="en-US"/>
        </w:rPr>
        <w:t xml:space="preserve"> </w:t>
      </w:r>
      <w:r w:rsidR="000C1728">
        <w:rPr>
          <w:rFonts w:eastAsiaTheme="minorHAnsi"/>
          <w:color w:val="000000"/>
          <w:sz w:val="24"/>
          <w:szCs w:val="24"/>
          <w:lang w:val="en-US"/>
        </w:rPr>
        <w:t>did not</w:t>
      </w:r>
      <w:r w:rsidRPr="00A25B87">
        <w:rPr>
          <w:rFonts w:eastAsiaTheme="minorHAnsi"/>
          <w:color w:val="000000"/>
          <w:sz w:val="24"/>
          <w:szCs w:val="24"/>
          <w:lang w:val="en-US"/>
        </w:rPr>
        <w:t xml:space="preserve"> lead to significant </w:t>
      </w:r>
      <w:r w:rsidR="00447BCC">
        <w:rPr>
          <w:rFonts w:eastAsiaTheme="minorHAnsi"/>
          <w:color w:val="000000"/>
          <w:sz w:val="24"/>
          <w:szCs w:val="24"/>
          <w:lang w:val="en-US"/>
        </w:rPr>
        <w:t xml:space="preserve">oxygen </w:t>
      </w:r>
      <w:r w:rsidRPr="00A25B87">
        <w:rPr>
          <w:rFonts w:eastAsiaTheme="minorHAnsi"/>
          <w:color w:val="000000"/>
          <w:sz w:val="24"/>
          <w:szCs w:val="24"/>
          <w:lang w:val="en-US"/>
        </w:rPr>
        <w:t xml:space="preserve">oversaturation. </w:t>
      </w:r>
      <w:r w:rsidR="0015309D">
        <w:rPr>
          <w:rFonts w:eastAsiaTheme="minorHAnsi"/>
          <w:color w:val="000000"/>
          <w:sz w:val="24"/>
          <w:szCs w:val="24"/>
          <w:lang w:val="en-US"/>
        </w:rPr>
        <w:t>Therefore,</w:t>
      </w:r>
      <w:r w:rsidR="000F26D1">
        <w:rPr>
          <w:rFonts w:eastAsiaTheme="minorHAnsi"/>
          <w:color w:val="000000"/>
          <w:sz w:val="24"/>
          <w:szCs w:val="24"/>
          <w:lang w:val="en-US"/>
        </w:rPr>
        <w:t xml:space="preserve"> d</w:t>
      </w:r>
      <w:r w:rsidRPr="00A25B87">
        <w:rPr>
          <w:rFonts w:eastAsiaTheme="minorHAnsi"/>
          <w:color w:val="000000"/>
          <w:sz w:val="24"/>
          <w:szCs w:val="24"/>
          <w:lang w:val="en-US"/>
        </w:rPr>
        <w:t xml:space="preserve">uring the period of the survey dissolved oxygen concentration </w:t>
      </w:r>
      <w:r w:rsidR="00447BCC">
        <w:rPr>
          <w:rFonts w:eastAsiaTheme="minorHAnsi"/>
          <w:color w:val="000000"/>
          <w:sz w:val="24"/>
          <w:szCs w:val="24"/>
          <w:lang w:val="en-US"/>
        </w:rPr>
        <w:t xml:space="preserve">mostly </w:t>
      </w:r>
      <w:r w:rsidRPr="00A25B87">
        <w:rPr>
          <w:rFonts w:eastAsiaTheme="minorHAnsi"/>
          <w:color w:val="000000"/>
          <w:sz w:val="24"/>
          <w:szCs w:val="24"/>
          <w:lang w:val="en-US"/>
        </w:rPr>
        <w:t xml:space="preserve">depended on temperature and water salinity. </w:t>
      </w:r>
      <w:r w:rsidR="00447BCC">
        <w:rPr>
          <w:rFonts w:eastAsiaTheme="minorHAnsi"/>
          <w:color w:val="000000"/>
          <w:sz w:val="24"/>
          <w:szCs w:val="24"/>
          <w:lang w:val="en-US"/>
        </w:rPr>
        <w:t>T</w:t>
      </w:r>
      <w:r w:rsidRPr="00A25B87">
        <w:rPr>
          <w:rFonts w:eastAsiaTheme="minorHAnsi"/>
          <w:color w:val="000000"/>
          <w:sz w:val="24"/>
          <w:szCs w:val="24"/>
          <w:lang w:val="en-US"/>
        </w:rPr>
        <w:t xml:space="preserve">here was an increase in dissolved oxygen concentration </w:t>
      </w:r>
      <w:r w:rsidR="00447BCC">
        <w:rPr>
          <w:rFonts w:eastAsiaTheme="minorHAnsi"/>
          <w:color w:val="000000"/>
          <w:sz w:val="24"/>
          <w:szCs w:val="24"/>
          <w:lang w:val="en-US"/>
        </w:rPr>
        <w:t xml:space="preserve">in the ML </w:t>
      </w:r>
      <w:r w:rsidRPr="00A25B87">
        <w:rPr>
          <w:rFonts w:eastAsiaTheme="minorHAnsi"/>
          <w:color w:val="000000"/>
          <w:sz w:val="24"/>
          <w:szCs w:val="24"/>
          <w:lang w:val="en-US"/>
        </w:rPr>
        <w:t>from 6.8-6.9 ml/l in the southwestern part occupied by warmer and saltier waters to</w:t>
      </w:r>
      <w:r w:rsidR="00447BCC">
        <w:rPr>
          <w:rFonts w:eastAsiaTheme="minorHAnsi"/>
          <w:color w:val="000000"/>
          <w:sz w:val="24"/>
          <w:szCs w:val="24"/>
          <w:lang w:val="en-US"/>
        </w:rPr>
        <w:t xml:space="preserve"> about</w:t>
      </w:r>
      <w:r w:rsidRPr="00A25B87">
        <w:rPr>
          <w:rFonts w:eastAsiaTheme="minorHAnsi"/>
          <w:color w:val="000000"/>
          <w:sz w:val="24"/>
          <w:szCs w:val="24"/>
          <w:lang w:val="en-US"/>
        </w:rPr>
        <w:t xml:space="preserve"> </w:t>
      </w:r>
      <w:r w:rsidR="00447BCC" w:rsidRPr="00A25B87">
        <w:rPr>
          <w:rFonts w:eastAsiaTheme="minorHAnsi"/>
          <w:color w:val="000000"/>
          <w:sz w:val="24"/>
          <w:szCs w:val="24"/>
          <w:lang w:val="en-US"/>
        </w:rPr>
        <w:t>7.4 ml/l</w:t>
      </w:r>
      <w:r w:rsidR="00447BCC" w:rsidRPr="00A25B87" w:rsidDel="00447BCC">
        <w:rPr>
          <w:rFonts w:eastAsiaTheme="minorHAnsi"/>
          <w:color w:val="000000"/>
          <w:sz w:val="24"/>
          <w:szCs w:val="24"/>
          <w:lang w:val="en-US"/>
        </w:rPr>
        <w:t xml:space="preserve"> </w:t>
      </w:r>
      <w:r w:rsidR="00447BCC">
        <w:rPr>
          <w:rFonts w:eastAsiaTheme="minorHAnsi"/>
          <w:color w:val="000000"/>
          <w:sz w:val="24"/>
          <w:szCs w:val="24"/>
          <w:lang w:val="en-US"/>
        </w:rPr>
        <w:t xml:space="preserve">in </w:t>
      </w:r>
      <w:r w:rsidRPr="00A25B87">
        <w:rPr>
          <w:rFonts w:eastAsiaTheme="minorHAnsi"/>
          <w:color w:val="000000"/>
          <w:sz w:val="24"/>
          <w:szCs w:val="24"/>
          <w:lang w:val="en-US"/>
        </w:rPr>
        <w:t xml:space="preserve">northeastern part </w:t>
      </w:r>
      <w:r w:rsidR="00447BCC">
        <w:rPr>
          <w:rFonts w:eastAsiaTheme="minorHAnsi"/>
          <w:color w:val="000000"/>
          <w:sz w:val="24"/>
          <w:szCs w:val="24"/>
          <w:lang w:val="en-US"/>
        </w:rPr>
        <w:t>(Figure 7)</w:t>
      </w:r>
      <w:r w:rsidRPr="00A25B87">
        <w:rPr>
          <w:rFonts w:eastAsiaTheme="minorHAnsi"/>
          <w:color w:val="000000"/>
          <w:sz w:val="24"/>
          <w:szCs w:val="24"/>
          <w:lang w:val="en-US"/>
        </w:rPr>
        <w:t xml:space="preserve">. The direct relation of dissolved oxygen concentration </w:t>
      </w:r>
      <w:r w:rsidR="00447BCC">
        <w:rPr>
          <w:rFonts w:eastAsiaTheme="minorHAnsi"/>
          <w:color w:val="000000"/>
          <w:sz w:val="24"/>
          <w:szCs w:val="24"/>
          <w:lang w:val="en-US"/>
        </w:rPr>
        <w:t>to</w:t>
      </w:r>
      <w:r w:rsidR="00447BCC" w:rsidRPr="00A25B87">
        <w:rPr>
          <w:rFonts w:eastAsiaTheme="minorHAnsi"/>
          <w:color w:val="000000"/>
          <w:sz w:val="24"/>
          <w:szCs w:val="24"/>
          <w:lang w:val="en-US"/>
        </w:rPr>
        <w:t xml:space="preserve"> </w:t>
      </w:r>
      <w:r w:rsidRPr="00A25B87">
        <w:rPr>
          <w:rFonts w:eastAsiaTheme="minorHAnsi"/>
          <w:color w:val="000000"/>
          <w:sz w:val="24"/>
          <w:szCs w:val="24"/>
          <w:lang w:val="en-US"/>
        </w:rPr>
        <w:t xml:space="preserve">its solubility is demonstrated by the values of relative oxygen saturation of water being in the range of 100-102 % everywhere </w:t>
      </w:r>
      <w:r w:rsidR="000F26D1">
        <w:rPr>
          <w:rFonts w:eastAsiaTheme="minorHAnsi"/>
          <w:color w:val="000000"/>
          <w:sz w:val="24"/>
          <w:szCs w:val="24"/>
          <w:lang w:val="en-US"/>
        </w:rPr>
        <w:t xml:space="preserve">in the </w:t>
      </w:r>
      <w:r w:rsidR="00352BDE">
        <w:rPr>
          <w:rFonts w:eastAsiaTheme="minorHAnsi"/>
          <w:color w:val="000000"/>
          <w:sz w:val="24"/>
          <w:szCs w:val="24"/>
          <w:lang w:val="en-US"/>
        </w:rPr>
        <w:t>ML</w:t>
      </w:r>
      <w:r w:rsidR="000F26D1">
        <w:rPr>
          <w:rFonts w:eastAsiaTheme="minorHAnsi"/>
          <w:color w:val="000000"/>
          <w:sz w:val="24"/>
          <w:szCs w:val="24"/>
          <w:lang w:val="en-US"/>
        </w:rPr>
        <w:t xml:space="preserve"> </w:t>
      </w:r>
      <w:r w:rsidRPr="00A25B87">
        <w:rPr>
          <w:rFonts w:eastAsiaTheme="minorHAnsi"/>
          <w:color w:val="000000"/>
          <w:sz w:val="24"/>
          <w:szCs w:val="24"/>
          <w:lang w:val="en-US"/>
        </w:rPr>
        <w:t>within the study area (</w:t>
      </w:r>
      <w:r w:rsidR="005C0479">
        <w:fldChar w:fldCharType="begin"/>
      </w:r>
      <w:r w:rsidR="005C0479">
        <w:instrText xml:space="preserve"> REF _Ref104485862 \h  \* MERGEFORMAT </w:instrText>
      </w:r>
      <w:r w:rsidR="005C0479">
        <w:fldChar w:fldCharType="separate"/>
      </w:r>
      <w:r w:rsidRPr="00A25B87">
        <w:rPr>
          <w:rFonts w:eastAsiaTheme="minorHAnsi"/>
          <w:color w:val="000000"/>
          <w:sz w:val="24"/>
          <w:szCs w:val="24"/>
          <w:lang w:val="en-US"/>
        </w:rPr>
        <w:t>Figure 7</w:t>
      </w:r>
      <w:r w:rsidR="005C0479">
        <w:fldChar w:fldCharType="end"/>
      </w:r>
      <w:r w:rsidRPr="00A25B87">
        <w:rPr>
          <w:rFonts w:eastAsiaTheme="minorHAnsi"/>
          <w:color w:val="000000"/>
          <w:sz w:val="24"/>
          <w:szCs w:val="24"/>
          <w:lang w:val="en-US"/>
        </w:rPr>
        <w:t xml:space="preserve">). Only along the easternmost section the value of this parameter </w:t>
      </w:r>
      <w:r w:rsidR="00A25B87" w:rsidRPr="00A25B87">
        <w:rPr>
          <w:rFonts w:eastAsiaTheme="minorHAnsi"/>
          <w:color w:val="000000"/>
          <w:sz w:val="24"/>
          <w:szCs w:val="24"/>
          <w:lang w:val="en-US"/>
        </w:rPr>
        <w:t>increased</w:t>
      </w:r>
      <w:r w:rsidRPr="00A25B87">
        <w:rPr>
          <w:rFonts w:eastAsiaTheme="minorHAnsi"/>
          <w:color w:val="000000"/>
          <w:sz w:val="24"/>
          <w:szCs w:val="24"/>
          <w:lang w:val="en-US"/>
        </w:rPr>
        <w:t xml:space="preserve"> up to 104 %. Interestingly, the highest oxygen saturation of water within the ML was often observed not at the surface, but at </w:t>
      </w:r>
      <w:r w:rsidR="00352BDE">
        <w:rPr>
          <w:rFonts w:eastAsiaTheme="minorHAnsi"/>
          <w:color w:val="000000"/>
          <w:sz w:val="24"/>
          <w:szCs w:val="24"/>
          <w:lang w:val="en-US"/>
        </w:rPr>
        <w:t>depth</w:t>
      </w:r>
      <w:r w:rsidR="00352BDE" w:rsidRPr="00A25B87">
        <w:rPr>
          <w:rFonts w:eastAsiaTheme="minorHAnsi"/>
          <w:color w:val="000000"/>
          <w:sz w:val="24"/>
          <w:szCs w:val="24"/>
          <w:lang w:val="en-US"/>
        </w:rPr>
        <w:t xml:space="preserve"> </w:t>
      </w:r>
      <w:r w:rsidRPr="00A25B87">
        <w:rPr>
          <w:rFonts w:eastAsiaTheme="minorHAnsi"/>
          <w:color w:val="000000"/>
          <w:sz w:val="24"/>
          <w:szCs w:val="24"/>
          <w:lang w:val="en-US"/>
        </w:rPr>
        <w:t xml:space="preserve">of 25, 50 or 75 m (not shown in the figures). Although </w:t>
      </w:r>
      <w:r w:rsidR="00352BDE">
        <w:rPr>
          <w:rFonts w:eastAsiaTheme="minorHAnsi"/>
          <w:color w:val="000000"/>
          <w:sz w:val="24"/>
          <w:szCs w:val="24"/>
          <w:lang w:val="en-US"/>
        </w:rPr>
        <w:t>oxygen oversaturation</w:t>
      </w:r>
      <w:r w:rsidR="00352BDE" w:rsidRPr="00A25B87">
        <w:rPr>
          <w:rFonts w:eastAsiaTheme="minorHAnsi"/>
          <w:color w:val="000000"/>
          <w:sz w:val="24"/>
          <w:szCs w:val="24"/>
          <w:lang w:val="en-US"/>
        </w:rPr>
        <w:t xml:space="preserve"> </w:t>
      </w:r>
      <w:r w:rsidRPr="00A25B87">
        <w:rPr>
          <w:rFonts w:eastAsiaTheme="minorHAnsi"/>
          <w:color w:val="000000"/>
          <w:sz w:val="24"/>
          <w:szCs w:val="24"/>
          <w:lang w:val="en-US"/>
        </w:rPr>
        <w:t xml:space="preserve">did not exceed 5 % of the solubility value (water oxygen saturation of 105 %, oxygen excess of about 0.5 ml/l), </w:t>
      </w:r>
      <w:r w:rsidR="00352BDE">
        <w:rPr>
          <w:rFonts w:eastAsiaTheme="minorHAnsi"/>
          <w:color w:val="000000"/>
          <w:sz w:val="24"/>
          <w:szCs w:val="24"/>
          <w:lang w:val="en-US"/>
        </w:rPr>
        <w:t>this allows us to</w:t>
      </w:r>
      <w:r w:rsidRPr="00A25B87">
        <w:rPr>
          <w:rFonts w:eastAsiaTheme="minorHAnsi"/>
          <w:color w:val="000000"/>
          <w:sz w:val="24"/>
          <w:szCs w:val="24"/>
          <w:lang w:val="en-US"/>
        </w:rPr>
        <w:t xml:space="preserve"> conclude </w:t>
      </w:r>
      <w:r w:rsidR="000C1728">
        <w:rPr>
          <w:rFonts w:eastAsiaTheme="minorHAnsi"/>
          <w:color w:val="000000"/>
          <w:sz w:val="24"/>
          <w:szCs w:val="24"/>
          <w:lang w:val="en-US"/>
        </w:rPr>
        <w:t xml:space="preserve">that </w:t>
      </w:r>
      <w:r w:rsidRPr="00A25B87">
        <w:rPr>
          <w:rFonts w:eastAsiaTheme="minorHAnsi"/>
          <w:color w:val="000000"/>
          <w:sz w:val="24"/>
          <w:szCs w:val="24"/>
          <w:lang w:val="en-US"/>
        </w:rPr>
        <w:t xml:space="preserve">active </w:t>
      </w:r>
      <w:r w:rsidR="0041118D">
        <w:rPr>
          <w:rFonts w:eastAsiaTheme="minorHAnsi"/>
          <w:color w:val="000000"/>
          <w:sz w:val="24"/>
          <w:szCs w:val="24"/>
          <w:lang w:val="en-US"/>
        </w:rPr>
        <w:t xml:space="preserve">spring </w:t>
      </w:r>
      <w:r w:rsidRPr="00A25B87">
        <w:rPr>
          <w:rFonts w:eastAsiaTheme="minorHAnsi"/>
          <w:color w:val="000000"/>
          <w:sz w:val="24"/>
          <w:szCs w:val="24"/>
          <w:lang w:val="en-US"/>
        </w:rPr>
        <w:t>phytoplankton</w:t>
      </w:r>
      <w:r w:rsidR="000C1728">
        <w:rPr>
          <w:rFonts w:eastAsiaTheme="minorHAnsi"/>
          <w:color w:val="000000"/>
          <w:sz w:val="24"/>
          <w:szCs w:val="24"/>
          <w:lang w:val="en-US"/>
        </w:rPr>
        <w:t xml:space="preserve"> development was at initial stages.</w:t>
      </w:r>
    </w:p>
    <w:p w14:paraId="11B47B9F" w14:textId="2EE5E348" w:rsidR="00464549" w:rsidRPr="00A70E18" w:rsidRDefault="00464549" w:rsidP="00464549">
      <w:pPr>
        <w:spacing w:before="240"/>
        <w:ind w:right="517"/>
        <w:rPr>
          <w:rFonts w:eastAsiaTheme="minorHAnsi"/>
          <w:color w:val="000000"/>
          <w:sz w:val="24"/>
          <w:szCs w:val="24"/>
          <w:lang w:val="en-US"/>
        </w:rPr>
      </w:pPr>
      <w:r w:rsidRPr="00A70E18">
        <w:rPr>
          <w:rFonts w:eastAsiaTheme="minorHAnsi"/>
          <w:color w:val="000000"/>
          <w:sz w:val="24"/>
          <w:szCs w:val="24"/>
          <w:lang w:val="en-US"/>
        </w:rPr>
        <w:lastRenderedPageBreak/>
        <w:t>The distribution of hydrochemical parameters horizontally and vertically (</w:t>
      </w:r>
      <w:r w:rsidR="005C0479">
        <w:fldChar w:fldCharType="begin"/>
      </w:r>
      <w:r w:rsidR="005C0479">
        <w:instrText xml:space="preserve"> REF _Ref104562279 \h  \* MERGEFORMAT </w:instrText>
      </w:r>
      <w:r w:rsidR="005C0479">
        <w:fldChar w:fldCharType="separate"/>
      </w:r>
      <w:r w:rsidRPr="00A70E18">
        <w:rPr>
          <w:sz w:val="24"/>
          <w:szCs w:val="24"/>
        </w:rPr>
        <w:t>Figure 8</w:t>
      </w:r>
      <w:r w:rsidR="005C0479">
        <w:fldChar w:fldCharType="end"/>
      </w:r>
      <w:r w:rsidRPr="00A70E18">
        <w:rPr>
          <w:rFonts w:eastAsiaTheme="minorHAnsi"/>
          <w:color w:val="000000"/>
          <w:sz w:val="24"/>
          <w:szCs w:val="24"/>
          <w:lang w:val="en-US"/>
        </w:rPr>
        <w:t xml:space="preserve">) generally corresponded to the distribution of thermohaline characteristics of waters. In general, the distribution of hydrochemical parameters had a zonal character. In the northeastern part of the study area, the vertical distribution of parameters was influenced by a mesoscale anticyclonic </w:t>
      </w:r>
      <w:r w:rsidR="006C3BA1">
        <w:rPr>
          <w:rFonts w:eastAsiaTheme="minorHAnsi"/>
          <w:color w:val="000000"/>
          <w:sz w:val="24"/>
          <w:szCs w:val="24"/>
          <w:lang w:val="en-US"/>
        </w:rPr>
        <w:t>eddy</w:t>
      </w:r>
      <w:r w:rsidR="006C3BA1" w:rsidRPr="00A70E18">
        <w:rPr>
          <w:rFonts w:eastAsiaTheme="minorHAnsi"/>
          <w:color w:val="000000"/>
          <w:sz w:val="24"/>
          <w:szCs w:val="24"/>
          <w:lang w:val="en-US"/>
        </w:rPr>
        <w:t xml:space="preserve"> </w:t>
      </w:r>
      <w:r w:rsidR="00A70E18" w:rsidRPr="00A70E18">
        <w:rPr>
          <w:rFonts w:eastAsiaTheme="minorHAnsi"/>
          <w:color w:val="000000"/>
          <w:sz w:val="24"/>
          <w:szCs w:val="24"/>
          <w:lang w:val="en-US"/>
        </w:rPr>
        <w:t>(</w:t>
      </w:r>
      <w:r w:rsidR="005C0479">
        <w:fldChar w:fldCharType="begin"/>
      </w:r>
      <w:r w:rsidR="005C0479">
        <w:instrText xml:space="preserve"> REF _Ref104562279 \h  \* MERGEFORMAT </w:instrText>
      </w:r>
      <w:r w:rsidR="005C0479">
        <w:fldChar w:fldCharType="separate"/>
      </w:r>
      <w:r w:rsidR="00A70E18" w:rsidRPr="00A70E18">
        <w:rPr>
          <w:sz w:val="24"/>
          <w:szCs w:val="24"/>
        </w:rPr>
        <w:t>Figure 8</w:t>
      </w:r>
      <w:r w:rsidR="005C0479">
        <w:fldChar w:fldCharType="end"/>
      </w:r>
      <w:r w:rsidR="00A70E18" w:rsidRPr="00A70E18">
        <w:rPr>
          <w:rFonts w:eastAsiaTheme="minorHAnsi"/>
          <w:color w:val="000000"/>
          <w:sz w:val="24"/>
          <w:szCs w:val="24"/>
          <w:lang w:val="en-US"/>
        </w:rPr>
        <w:t>).</w:t>
      </w:r>
    </w:p>
    <w:p w14:paraId="53F72B5F" w14:textId="77777777" w:rsidR="00867B65" w:rsidRDefault="00867B65" w:rsidP="00867B65">
      <w:pPr>
        <w:pStyle w:val="2"/>
        <w:rPr>
          <w:rFonts w:ascii="Times New Roman" w:hAnsi="Times New Roman" w:cs="Times New Roman"/>
          <w:color w:val="auto"/>
          <w:sz w:val="24"/>
          <w:szCs w:val="24"/>
        </w:rPr>
      </w:pPr>
      <w:r w:rsidRPr="00AC3BDC">
        <w:rPr>
          <w:rFonts w:ascii="Times New Roman" w:hAnsi="Times New Roman" w:cs="Times New Roman"/>
          <w:color w:val="auto"/>
          <w:sz w:val="24"/>
          <w:szCs w:val="24"/>
        </w:rPr>
        <w:t>Pacific salmon</w:t>
      </w:r>
    </w:p>
    <w:p w14:paraId="4C47C695" w14:textId="77777777" w:rsidR="00867B65" w:rsidRDefault="00867B65" w:rsidP="00867B65">
      <w:pPr>
        <w:spacing w:before="240"/>
        <w:rPr>
          <w:sz w:val="24"/>
          <w:szCs w:val="24"/>
        </w:rPr>
      </w:pPr>
      <w:r w:rsidRPr="00F52C6C">
        <w:rPr>
          <w:sz w:val="24"/>
          <w:szCs w:val="24"/>
        </w:rPr>
        <w:t>In trawl catches, Pacific salmon were represented by all species except for cherry salmon which inhabits only the westernmost part of the North Pacific. No steelhead (which taxonomy status is debatable) was caught as well. All salmon caught were immature. Both sockeye and chum salmon were represented by first marine year juveniles and older individuals. Chinook salmon were represented only by individuals older than first marine year.</w:t>
      </w:r>
      <w:r>
        <w:rPr>
          <w:sz w:val="24"/>
          <w:szCs w:val="24"/>
        </w:rPr>
        <w:t xml:space="preserve"> </w:t>
      </w:r>
      <w:r w:rsidRPr="00C92EB9">
        <w:rPr>
          <w:sz w:val="24"/>
          <w:szCs w:val="24"/>
        </w:rPr>
        <w:t xml:space="preserve">In total, </w:t>
      </w:r>
      <w:r>
        <w:rPr>
          <w:sz w:val="24"/>
          <w:szCs w:val="24"/>
        </w:rPr>
        <w:t>1146</w:t>
      </w:r>
      <w:r w:rsidRPr="00C92EB9">
        <w:rPr>
          <w:sz w:val="24"/>
          <w:szCs w:val="24"/>
        </w:rPr>
        <w:t xml:space="preserve"> salmon (</w:t>
      </w:r>
      <w:r>
        <w:rPr>
          <w:sz w:val="24"/>
          <w:szCs w:val="24"/>
        </w:rPr>
        <w:t>131 c</w:t>
      </w:r>
      <w:r w:rsidRPr="00C92EB9">
        <w:rPr>
          <w:sz w:val="24"/>
          <w:szCs w:val="24"/>
        </w:rPr>
        <w:t xml:space="preserve">hum salmon, </w:t>
      </w:r>
      <w:r>
        <w:rPr>
          <w:sz w:val="24"/>
          <w:szCs w:val="24"/>
        </w:rPr>
        <w:t>36</w:t>
      </w:r>
      <w:r w:rsidRPr="00C92EB9">
        <w:rPr>
          <w:sz w:val="24"/>
          <w:szCs w:val="24"/>
        </w:rPr>
        <w:t xml:space="preserve"> </w:t>
      </w:r>
      <w:r>
        <w:rPr>
          <w:sz w:val="24"/>
          <w:szCs w:val="24"/>
        </w:rPr>
        <w:t>c</w:t>
      </w:r>
      <w:r w:rsidRPr="00C92EB9">
        <w:rPr>
          <w:sz w:val="24"/>
          <w:szCs w:val="24"/>
        </w:rPr>
        <w:t xml:space="preserve">oho salmon, </w:t>
      </w:r>
      <w:r>
        <w:rPr>
          <w:sz w:val="24"/>
          <w:szCs w:val="24"/>
        </w:rPr>
        <w:t>942</w:t>
      </w:r>
      <w:r w:rsidRPr="00C92EB9">
        <w:rPr>
          <w:sz w:val="24"/>
          <w:szCs w:val="24"/>
        </w:rPr>
        <w:t xml:space="preserve"> </w:t>
      </w:r>
      <w:r>
        <w:rPr>
          <w:sz w:val="24"/>
          <w:szCs w:val="24"/>
        </w:rPr>
        <w:t>s</w:t>
      </w:r>
      <w:r w:rsidRPr="00C92EB9">
        <w:rPr>
          <w:sz w:val="24"/>
          <w:szCs w:val="24"/>
        </w:rPr>
        <w:t xml:space="preserve">ockeye salmon, </w:t>
      </w:r>
      <w:r>
        <w:rPr>
          <w:sz w:val="24"/>
          <w:szCs w:val="24"/>
        </w:rPr>
        <w:t>32 p</w:t>
      </w:r>
      <w:r w:rsidRPr="00C92EB9">
        <w:rPr>
          <w:sz w:val="24"/>
          <w:szCs w:val="24"/>
        </w:rPr>
        <w:t xml:space="preserve">ink, </w:t>
      </w:r>
      <w:r>
        <w:rPr>
          <w:sz w:val="24"/>
          <w:szCs w:val="24"/>
        </w:rPr>
        <w:t xml:space="preserve">5 </w:t>
      </w:r>
      <w:r w:rsidRPr="00C92EB9">
        <w:rPr>
          <w:sz w:val="24"/>
          <w:szCs w:val="24"/>
        </w:rPr>
        <w:t xml:space="preserve">Chinook salmon) were caught during the </w:t>
      </w:r>
      <w:r>
        <w:rPr>
          <w:sz w:val="24"/>
          <w:szCs w:val="24"/>
        </w:rPr>
        <w:t>trawl</w:t>
      </w:r>
      <w:r w:rsidRPr="00C92EB9">
        <w:rPr>
          <w:sz w:val="24"/>
          <w:szCs w:val="24"/>
        </w:rPr>
        <w:t xml:space="preserve"> survey.</w:t>
      </w:r>
    </w:p>
    <w:p w14:paraId="789A319E" w14:textId="6E0318DB" w:rsidR="00867B65" w:rsidRDefault="00867B65" w:rsidP="00867B65">
      <w:pPr>
        <w:spacing w:before="240"/>
        <w:rPr>
          <w:sz w:val="24"/>
          <w:szCs w:val="24"/>
        </w:rPr>
      </w:pPr>
      <w:r w:rsidRPr="0015309D">
        <w:rPr>
          <w:b/>
          <w:sz w:val="24"/>
          <w:szCs w:val="24"/>
        </w:rPr>
        <w:t>Sockeye salmon</w:t>
      </w:r>
      <w:r w:rsidRPr="004F4B40">
        <w:rPr>
          <w:i/>
          <w:sz w:val="24"/>
          <w:szCs w:val="24"/>
        </w:rPr>
        <w:t xml:space="preserve"> </w:t>
      </w:r>
      <w:r w:rsidRPr="00B94186">
        <w:rPr>
          <w:sz w:val="24"/>
          <w:szCs w:val="24"/>
        </w:rPr>
        <w:t>were the most abundant species c</w:t>
      </w:r>
      <w:r w:rsidR="0025567B">
        <w:rPr>
          <w:sz w:val="24"/>
          <w:szCs w:val="24"/>
        </w:rPr>
        <w:t xml:space="preserve">aught </w:t>
      </w:r>
      <w:r w:rsidRPr="00B94186">
        <w:rPr>
          <w:sz w:val="24"/>
          <w:szCs w:val="24"/>
        </w:rPr>
        <w:t xml:space="preserve">in the </w:t>
      </w:r>
      <w:r>
        <w:rPr>
          <w:sz w:val="24"/>
          <w:szCs w:val="24"/>
        </w:rPr>
        <w:t>study area</w:t>
      </w:r>
      <w:r w:rsidRPr="00B94186">
        <w:rPr>
          <w:sz w:val="24"/>
          <w:szCs w:val="24"/>
        </w:rPr>
        <w:t xml:space="preserve"> in March 2022</w:t>
      </w:r>
      <w:r>
        <w:rPr>
          <w:sz w:val="24"/>
          <w:szCs w:val="24"/>
        </w:rPr>
        <w:t xml:space="preserve"> and occurred in 25 catches</w:t>
      </w:r>
      <w:r w:rsidRPr="00B94186">
        <w:rPr>
          <w:sz w:val="24"/>
          <w:szCs w:val="24"/>
        </w:rPr>
        <w:t>. The most of positive catches of age .1+ sockeye varied within 1-15 ind.hour</w:t>
      </w:r>
      <w:r w:rsidR="00882047" w:rsidRPr="0015309D">
        <w:rPr>
          <w:sz w:val="24"/>
          <w:szCs w:val="24"/>
          <w:vertAlign w:val="superscript"/>
        </w:rPr>
        <w:t>-1</w:t>
      </w:r>
      <w:r w:rsidRPr="00B94186">
        <w:rPr>
          <w:sz w:val="24"/>
          <w:szCs w:val="24"/>
        </w:rPr>
        <w:t xml:space="preserve">, however, 581 </w:t>
      </w:r>
      <w:r w:rsidR="0041118D">
        <w:rPr>
          <w:sz w:val="24"/>
          <w:szCs w:val="24"/>
        </w:rPr>
        <w:t xml:space="preserve">individuals of </w:t>
      </w:r>
      <w:r w:rsidRPr="00B94186">
        <w:rPr>
          <w:sz w:val="24"/>
          <w:szCs w:val="24"/>
        </w:rPr>
        <w:t>age .1+ sockeye were caught in trawl №13 (</w:t>
      </w:r>
      <w:r w:rsidR="005C0479">
        <w:fldChar w:fldCharType="begin"/>
      </w:r>
      <w:r w:rsidR="005C0479">
        <w:instrText xml:space="preserve"> REF _Ref104544264 \h  \* MERGEFORMAT </w:instrText>
      </w:r>
      <w:r w:rsidR="005C0479">
        <w:fldChar w:fldCharType="separate"/>
      </w:r>
      <w:r w:rsidRPr="00867B65">
        <w:rPr>
          <w:sz w:val="24"/>
          <w:szCs w:val="24"/>
        </w:rPr>
        <w:t>Figure 9</w:t>
      </w:r>
      <w:r w:rsidR="005C0479">
        <w:fldChar w:fldCharType="end"/>
      </w:r>
      <w:r w:rsidRPr="00B94186">
        <w:rPr>
          <w:sz w:val="24"/>
          <w:szCs w:val="24"/>
        </w:rPr>
        <w:t xml:space="preserve">), which was the highest catch of this species </w:t>
      </w:r>
      <w:r w:rsidR="0041118D">
        <w:rPr>
          <w:sz w:val="24"/>
          <w:szCs w:val="24"/>
        </w:rPr>
        <w:t>during</w:t>
      </w:r>
      <w:r w:rsidR="0041118D" w:rsidRPr="00B94186">
        <w:rPr>
          <w:sz w:val="24"/>
          <w:szCs w:val="24"/>
        </w:rPr>
        <w:t xml:space="preserve"> </w:t>
      </w:r>
      <w:r w:rsidRPr="00B94186">
        <w:rPr>
          <w:sz w:val="24"/>
          <w:szCs w:val="24"/>
        </w:rPr>
        <w:t xml:space="preserve">the Pan-Pacific survey and </w:t>
      </w:r>
      <w:r w:rsidR="0041118D">
        <w:rPr>
          <w:sz w:val="24"/>
          <w:szCs w:val="24"/>
        </w:rPr>
        <w:t>(</w:t>
      </w:r>
      <w:r w:rsidRPr="00B94186">
        <w:rPr>
          <w:sz w:val="24"/>
          <w:szCs w:val="24"/>
        </w:rPr>
        <w:t>in combination with age .2+ sockeye and other salmon species) this was the highest salmon trawl catch among all winter-spring trawl surveys ever conducted.</w:t>
      </w:r>
    </w:p>
    <w:p w14:paraId="4E6E8564" w14:textId="2C74CA3B" w:rsidR="00867B65" w:rsidRPr="00AE6EA3" w:rsidRDefault="00867B65" w:rsidP="00867B65">
      <w:pPr>
        <w:spacing w:before="240"/>
        <w:rPr>
          <w:sz w:val="24"/>
          <w:szCs w:val="24"/>
        </w:rPr>
      </w:pPr>
      <w:r w:rsidRPr="00917831">
        <w:rPr>
          <w:sz w:val="24"/>
          <w:szCs w:val="24"/>
        </w:rPr>
        <w:t xml:space="preserve">The presence of an </w:t>
      </w:r>
      <w:r w:rsidR="0015309D">
        <w:rPr>
          <w:sz w:val="24"/>
          <w:szCs w:val="24"/>
        </w:rPr>
        <w:t>extra</w:t>
      </w:r>
      <w:r w:rsidRPr="00917831">
        <w:rPr>
          <w:sz w:val="24"/>
          <w:szCs w:val="24"/>
        </w:rPr>
        <w:t xml:space="preserve">-high catch of .1+ age sockeye in accordance with acoustic observations indicates that juveniles might </w:t>
      </w:r>
      <w:r w:rsidR="0025567B">
        <w:rPr>
          <w:sz w:val="24"/>
          <w:szCs w:val="24"/>
        </w:rPr>
        <w:t xml:space="preserve">have </w:t>
      </w:r>
      <w:r w:rsidRPr="00917831">
        <w:rPr>
          <w:sz w:val="24"/>
          <w:szCs w:val="24"/>
        </w:rPr>
        <w:t>form</w:t>
      </w:r>
      <w:r w:rsidR="0025567B">
        <w:rPr>
          <w:sz w:val="24"/>
          <w:szCs w:val="24"/>
        </w:rPr>
        <w:t>ed</w:t>
      </w:r>
      <w:r w:rsidRPr="00917831">
        <w:rPr>
          <w:sz w:val="24"/>
          <w:szCs w:val="24"/>
        </w:rPr>
        <w:t xml:space="preserve"> dense local aggregations</w:t>
      </w:r>
      <w:r w:rsidR="0041118D" w:rsidRPr="0041118D">
        <w:rPr>
          <w:sz w:val="24"/>
          <w:szCs w:val="24"/>
        </w:rPr>
        <w:t xml:space="preserve"> </w:t>
      </w:r>
      <w:r w:rsidR="0041118D" w:rsidRPr="00917831">
        <w:rPr>
          <w:sz w:val="24"/>
          <w:szCs w:val="24"/>
        </w:rPr>
        <w:t>during the winter-spring period</w:t>
      </w:r>
      <w:r w:rsidRPr="00917831">
        <w:rPr>
          <w:sz w:val="24"/>
          <w:szCs w:val="24"/>
        </w:rPr>
        <w:t>. Perhaps, such aggregations are short-</w:t>
      </w:r>
      <w:r w:rsidR="0025567B">
        <w:rPr>
          <w:sz w:val="24"/>
          <w:szCs w:val="24"/>
        </w:rPr>
        <w:t>lived</w:t>
      </w:r>
      <w:r w:rsidRPr="00917831">
        <w:rPr>
          <w:sz w:val="24"/>
          <w:szCs w:val="24"/>
        </w:rPr>
        <w:t xml:space="preserve"> since the repeate</w:t>
      </w:r>
      <w:r w:rsidR="0025567B">
        <w:rPr>
          <w:sz w:val="24"/>
          <w:szCs w:val="24"/>
        </w:rPr>
        <w:t xml:space="preserve"> sampling at the same station by </w:t>
      </w:r>
      <w:r w:rsidRPr="00917831">
        <w:rPr>
          <w:sz w:val="24"/>
          <w:szCs w:val="24"/>
        </w:rPr>
        <w:t>the F/V "Nort</w:t>
      </w:r>
      <w:r>
        <w:rPr>
          <w:sz w:val="24"/>
          <w:szCs w:val="24"/>
        </w:rPr>
        <w:t>h</w:t>
      </w:r>
      <w:r w:rsidRPr="00917831">
        <w:rPr>
          <w:sz w:val="24"/>
          <w:szCs w:val="24"/>
        </w:rPr>
        <w:t xml:space="preserve">west explorer" </w:t>
      </w:r>
      <w:r w:rsidR="0025567B">
        <w:rPr>
          <w:sz w:val="24"/>
          <w:szCs w:val="24"/>
        </w:rPr>
        <w:t xml:space="preserve">caught </w:t>
      </w:r>
      <w:r w:rsidRPr="00917831">
        <w:rPr>
          <w:sz w:val="24"/>
          <w:szCs w:val="24"/>
        </w:rPr>
        <w:t xml:space="preserve">only 10 </w:t>
      </w:r>
      <w:r w:rsidRPr="00AE6EA3">
        <w:rPr>
          <w:sz w:val="24"/>
          <w:szCs w:val="24"/>
        </w:rPr>
        <w:t>sockeye</w:t>
      </w:r>
      <w:r w:rsidR="0025567B" w:rsidRPr="00AE6EA3">
        <w:rPr>
          <w:sz w:val="24"/>
          <w:szCs w:val="24"/>
        </w:rPr>
        <w:t xml:space="preserve"> (</w:t>
      </w:r>
      <w:r w:rsidR="0015309D" w:rsidRPr="00AE6EA3">
        <w:rPr>
          <w:sz w:val="24"/>
          <w:szCs w:val="24"/>
        </w:rPr>
        <w:t>Murphy et al.2022</w:t>
      </w:r>
      <w:r w:rsidR="0025567B" w:rsidRPr="00AE6EA3">
        <w:rPr>
          <w:sz w:val="24"/>
          <w:szCs w:val="24"/>
        </w:rPr>
        <w:t>)</w:t>
      </w:r>
      <w:r w:rsidRPr="00AE6EA3">
        <w:rPr>
          <w:sz w:val="24"/>
          <w:szCs w:val="24"/>
        </w:rPr>
        <w:t>.</w:t>
      </w:r>
    </w:p>
    <w:p w14:paraId="01002513" w14:textId="1EB87404" w:rsidR="00867B65" w:rsidRPr="006735CD" w:rsidRDefault="00867B65" w:rsidP="00867B65">
      <w:pPr>
        <w:spacing w:before="240"/>
        <w:rPr>
          <w:sz w:val="24"/>
          <w:szCs w:val="24"/>
          <w:lang w:val="en-US"/>
        </w:rPr>
      </w:pPr>
      <w:r w:rsidRPr="00AE6EA3">
        <w:rPr>
          <w:sz w:val="24"/>
          <w:szCs w:val="24"/>
        </w:rPr>
        <w:t>Based on the spatial distribution of the .1+ age</w:t>
      </w:r>
      <w:r w:rsidR="00AE6EA3" w:rsidRPr="00AE6EA3">
        <w:rPr>
          <w:sz w:val="24"/>
          <w:szCs w:val="24"/>
        </w:rPr>
        <w:t xml:space="preserve"> sockeye</w:t>
      </w:r>
      <w:r w:rsidRPr="00AE6EA3">
        <w:rPr>
          <w:sz w:val="24"/>
          <w:szCs w:val="24"/>
        </w:rPr>
        <w:t xml:space="preserve"> catches (</w:t>
      </w:r>
      <w:r w:rsidR="005C0479" w:rsidRPr="00AE6EA3">
        <w:fldChar w:fldCharType="begin"/>
      </w:r>
      <w:r w:rsidR="005C0479" w:rsidRPr="00AE6EA3">
        <w:instrText xml:space="preserve"> REF _Ref104544264 \h  \* MERGEFORMAT </w:instrText>
      </w:r>
      <w:r w:rsidR="005C0479" w:rsidRPr="00AE6EA3">
        <w:fldChar w:fldCharType="separate"/>
      </w:r>
      <w:r w:rsidRPr="00AE6EA3">
        <w:rPr>
          <w:sz w:val="24"/>
          <w:szCs w:val="24"/>
        </w:rPr>
        <w:t>Figure 9</w:t>
      </w:r>
      <w:r w:rsidR="005C0479" w:rsidRPr="00AE6EA3">
        <w:fldChar w:fldCharType="end"/>
      </w:r>
      <w:r w:rsidRPr="00AE6EA3">
        <w:rPr>
          <w:sz w:val="24"/>
          <w:szCs w:val="24"/>
        </w:rPr>
        <w:t xml:space="preserve">), their main aggregations </w:t>
      </w:r>
      <w:r w:rsidR="006735CD" w:rsidRPr="00AE6EA3">
        <w:rPr>
          <w:sz w:val="24"/>
          <w:szCs w:val="24"/>
        </w:rPr>
        <w:t>inhabit</w:t>
      </w:r>
      <w:r w:rsidR="0025567B" w:rsidRPr="00AE6EA3">
        <w:rPr>
          <w:sz w:val="24"/>
          <w:szCs w:val="24"/>
        </w:rPr>
        <w:t>ed</w:t>
      </w:r>
      <w:r w:rsidR="006735CD" w:rsidRPr="00AE6EA3">
        <w:rPr>
          <w:sz w:val="24"/>
          <w:szCs w:val="24"/>
        </w:rPr>
        <w:t xml:space="preserve"> </w:t>
      </w:r>
      <w:r w:rsidRPr="00AE6EA3">
        <w:rPr>
          <w:sz w:val="24"/>
          <w:szCs w:val="24"/>
        </w:rPr>
        <w:t xml:space="preserve">the northeastern part of the study area. The majority of the .1+ age catches were observed at temperatures of 5 to 6 </w:t>
      </w:r>
      <w:r w:rsidRPr="00AE6EA3">
        <w:rPr>
          <w:sz w:val="24"/>
          <w:szCs w:val="24"/>
          <w:vertAlign w:val="superscript"/>
        </w:rPr>
        <w:t>o</w:t>
      </w:r>
      <w:r w:rsidRPr="00AE6EA3">
        <w:rPr>
          <w:sz w:val="24"/>
          <w:szCs w:val="24"/>
        </w:rPr>
        <w:t>C, with three occu</w:t>
      </w:r>
      <w:r w:rsidRPr="00A70E18">
        <w:rPr>
          <w:sz w:val="24"/>
          <w:szCs w:val="24"/>
        </w:rPr>
        <w:t xml:space="preserve">rrences at temperatures of 6.5 to 7 </w:t>
      </w:r>
      <w:r w:rsidRPr="00A70E18">
        <w:rPr>
          <w:sz w:val="24"/>
          <w:szCs w:val="24"/>
          <w:vertAlign w:val="superscript"/>
        </w:rPr>
        <w:t>o</w:t>
      </w:r>
      <w:r w:rsidR="006735CD">
        <w:rPr>
          <w:sz w:val="24"/>
          <w:szCs w:val="24"/>
        </w:rPr>
        <w:t>C.</w:t>
      </w:r>
    </w:p>
    <w:p w14:paraId="7D9AF1E9" w14:textId="77777777" w:rsidR="00867B65" w:rsidRPr="00A70E18" w:rsidRDefault="00867B65" w:rsidP="00867B65">
      <w:pPr>
        <w:spacing w:before="240"/>
        <w:rPr>
          <w:sz w:val="24"/>
          <w:szCs w:val="24"/>
        </w:rPr>
      </w:pPr>
      <w:r w:rsidRPr="00A70E18">
        <w:rPr>
          <w:sz w:val="24"/>
          <w:szCs w:val="24"/>
        </w:rPr>
        <w:t>The catch distribution of age .2+ sockeye was more uniform within the study area (</w:t>
      </w:r>
      <w:r w:rsidR="005C0479">
        <w:fldChar w:fldCharType="begin"/>
      </w:r>
      <w:r w:rsidR="005C0479">
        <w:instrText xml:space="preserve"> REF _Ref104544264 \h  \* MERGEFORMAT </w:instrText>
      </w:r>
      <w:r w:rsidR="005C0479">
        <w:fldChar w:fldCharType="separate"/>
      </w:r>
      <w:r w:rsidRPr="00A70E18">
        <w:rPr>
          <w:sz w:val="24"/>
          <w:szCs w:val="24"/>
        </w:rPr>
        <w:t>Figure 9</w:t>
      </w:r>
      <w:r w:rsidR="005C0479">
        <w:fldChar w:fldCharType="end"/>
      </w:r>
      <w:r w:rsidRPr="00A70E18">
        <w:rPr>
          <w:sz w:val="24"/>
          <w:szCs w:val="24"/>
        </w:rPr>
        <w:t xml:space="preserve">). The positive catches ranged from 1 to 68 fish/hour, with an average of 13 fish/hour at temperatures of 5 to 8 </w:t>
      </w:r>
      <w:r w:rsidRPr="00A70E18">
        <w:rPr>
          <w:sz w:val="24"/>
          <w:szCs w:val="24"/>
          <w:vertAlign w:val="superscript"/>
        </w:rPr>
        <w:t>o</w:t>
      </w:r>
      <w:r w:rsidRPr="00A70E18">
        <w:rPr>
          <w:sz w:val="24"/>
          <w:szCs w:val="24"/>
        </w:rPr>
        <w:t xml:space="preserve">C. No sockeye were observed in the southwestern part of the study area, which was influenced by subtropical waters and where salps </w:t>
      </w:r>
      <w:r w:rsidR="006735CD" w:rsidRPr="00A70E18">
        <w:rPr>
          <w:sz w:val="24"/>
          <w:szCs w:val="24"/>
        </w:rPr>
        <w:t>occurred</w:t>
      </w:r>
      <w:r w:rsidRPr="00A70E18">
        <w:rPr>
          <w:sz w:val="24"/>
          <w:szCs w:val="24"/>
        </w:rPr>
        <w:t xml:space="preserve"> in high concentrations.</w:t>
      </w:r>
    </w:p>
    <w:p w14:paraId="3C3F77B3" w14:textId="6FEB3AF8" w:rsidR="00867B65" w:rsidRPr="00A70E18" w:rsidRDefault="00867B65" w:rsidP="00867B65">
      <w:pPr>
        <w:spacing w:before="240"/>
        <w:rPr>
          <w:sz w:val="24"/>
          <w:szCs w:val="24"/>
        </w:rPr>
      </w:pPr>
      <w:r w:rsidRPr="00A70E18">
        <w:rPr>
          <w:sz w:val="24"/>
          <w:szCs w:val="24"/>
        </w:rPr>
        <w:t>Sockeye varied in size from 22 to 58 cm (</w:t>
      </w:r>
      <w:r w:rsidR="005C0479">
        <w:fldChar w:fldCharType="begin"/>
      </w:r>
      <w:r w:rsidR="005C0479">
        <w:instrText xml:space="preserve"> REF _Ref104546110 \h  \* MERGEFORMAT </w:instrText>
      </w:r>
      <w:r w:rsidR="005C0479">
        <w:fldChar w:fldCharType="separate"/>
      </w:r>
      <w:r w:rsidRPr="00A70E18">
        <w:rPr>
          <w:sz w:val="24"/>
          <w:szCs w:val="24"/>
        </w:rPr>
        <w:t xml:space="preserve">Figure </w:t>
      </w:r>
      <w:r w:rsidRPr="00A70E18">
        <w:rPr>
          <w:noProof/>
          <w:sz w:val="24"/>
          <w:szCs w:val="24"/>
        </w:rPr>
        <w:t>10</w:t>
      </w:r>
      <w:r w:rsidR="005C0479">
        <w:fldChar w:fldCharType="end"/>
      </w:r>
      <w:r w:rsidRPr="00A70E18">
        <w:rPr>
          <w:sz w:val="24"/>
          <w:szCs w:val="24"/>
        </w:rPr>
        <w:t>). Apparently, the majority of individuals caught (99%) belonged to two age groups: .1+ (22-33 cm) and .2+ (35-47 cm), with only a few individuals of age .3+. No significant differences in average size and weight between females and males of sockeye were noted, with the exception of age .2+ length (</w:t>
      </w:r>
      <w:r w:rsidR="005C0479">
        <w:fldChar w:fldCharType="begin"/>
      </w:r>
      <w:r w:rsidR="005C0479">
        <w:instrText xml:space="preserve"> REF _Ref104551713 \h  \* MERGEFORMAT </w:instrText>
      </w:r>
      <w:r w:rsidR="005C0479">
        <w:fldChar w:fldCharType="separate"/>
      </w:r>
      <w:r w:rsidRPr="00A70E18">
        <w:rPr>
          <w:sz w:val="24"/>
          <w:szCs w:val="24"/>
        </w:rPr>
        <w:t>Table 2</w:t>
      </w:r>
      <w:r w:rsidR="005C0479">
        <w:fldChar w:fldCharType="end"/>
      </w:r>
      <w:r w:rsidRPr="00A70E18">
        <w:rPr>
          <w:sz w:val="24"/>
          <w:szCs w:val="24"/>
        </w:rPr>
        <w:t>). Condition factor of sockeye ranged from 0.8 to 1.2 in both size groups with the most frequent values</w:t>
      </w:r>
      <w:r w:rsidR="00882047">
        <w:rPr>
          <w:sz w:val="24"/>
          <w:szCs w:val="24"/>
        </w:rPr>
        <w:t xml:space="preserve"> varying</w:t>
      </w:r>
      <w:r w:rsidRPr="00A70E18">
        <w:rPr>
          <w:sz w:val="24"/>
          <w:szCs w:val="24"/>
        </w:rPr>
        <w:t xml:space="preserve"> between 0.95 and 1.05 (</w:t>
      </w:r>
      <w:r w:rsidR="005C0479">
        <w:fldChar w:fldCharType="begin"/>
      </w:r>
      <w:r w:rsidR="005C0479">
        <w:instrText xml:space="preserve"> REF _Ref104551873 \h  \* MERGEFORMAT </w:instrText>
      </w:r>
      <w:r w:rsidR="005C0479">
        <w:fldChar w:fldCharType="separate"/>
      </w:r>
      <w:r w:rsidRPr="00A70E18">
        <w:rPr>
          <w:sz w:val="24"/>
          <w:szCs w:val="24"/>
        </w:rPr>
        <w:t xml:space="preserve">Figure </w:t>
      </w:r>
      <w:r w:rsidRPr="00A70E18">
        <w:rPr>
          <w:noProof/>
          <w:sz w:val="24"/>
          <w:szCs w:val="24"/>
        </w:rPr>
        <w:t>11</w:t>
      </w:r>
      <w:r w:rsidR="005C0479">
        <w:fldChar w:fldCharType="end"/>
      </w:r>
      <w:r w:rsidRPr="00A70E18">
        <w:rPr>
          <w:sz w:val="24"/>
          <w:szCs w:val="24"/>
        </w:rPr>
        <w:t>).</w:t>
      </w:r>
    </w:p>
    <w:p w14:paraId="69DFDD60" w14:textId="5863D7D4" w:rsidR="00867B65" w:rsidRPr="00A70E18" w:rsidRDefault="00867B65" w:rsidP="00867B65">
      <w:pPr>
        <w:spacing w:before="240"/>
        <w:rPr>
          <w:sz w:val="24"/>
          <w:szCs w:val="24"/>
        </w:rPr>
      </w:pPr>
      <w:r w:rsidRPr="00A70E18">
        <w:rPr>
          <w:sz w:val="24"/>
          <w:szCs w:val="24"/>
        </w:rPr>
        <w:t>Stomach analysis showed that sockeye consumed mostly amphipods, euphausiids, oikopleura</w:t>
      </w:r>
      <w:r w:rsidR="00882047">
        <w:rPr>
          <w:sz w:val="24"/>
          <w:szCs w:val="24"/>
        </w:rPr>
        <w:t>n</w:t>
      </w:r>
      <w:r w:rsidRPr="00A70E18">
        <w:rPr>
          <w:sz w:val="24"/>
          <w:szCs w:val="24"/>
        </w:rPr>
        <w:t>s and fishes in comparably equal proportions (</w:t>
      </w:r>
      <w:r w:rsidR="005C0479">
        <w:fldChar w:fldCharType="begin"/>
      </w:r>
      <w:r w:rsidR="005C0479">
        <w:instrText xml:space="preserve"> REF _Ref104555618 \h  \* MERGEFORMAT </w:instrText>
      </w:r>
      <w:r w:rsidR="005C0479">
        <w:fldChar w:fldCharType="separate"/>
      </w:r>
      <w:r w:rsidRPr="00A70E18">
        <w:rPr>
          <w:sz w:val="24"/>
          <w:szCs w:val="24"/>
        </w:rPr>
        <w:t xml:space="preserve">Figure </w:t>
      </w:r>
      <w:r w:rsidRPr="00A70E18">
        <w:rPr>
          <w:noProof/>
          <w:sz w:val="24"/>
          <w:szCs w:val="24"/>
        </w:rPr>
        <w:t>12</w:t>
      </w:r>
      <w:r w:rsidR="005C0479">
        <w:fldChar w:fldCharType="end"/>
      </w:r>
      <w:r w:rsidRPr="00A70E18">
        <w:rPr>
          <w:sz w:val="24"/>
          <w:szCs w:val="24"/>
        </w:rPr>
        <w:t xml:space="preserve">). The proportion of fish and squid in the diet increased with size. Averaged ISF for .1+ sockeye was 94 </w:t>
      </w:r>
      <w:r w:rsidR="00AE6EA3" w:rsidRPr="00AE6EA3">
        <w:rPr>
          <w:szCs w:val="24"/>
          <w:lang w:val="en-US"/>
        </w:rPr>
        <w:t>‱</w:t>
      </w:r>
      <w:r w:rsidRPr="00A70E18">
        <w:rPr>
          <w:sz w:val="24"/>
          <w:szCs w:val="24"/>
        </w:rPr>
        <w:t xml:space="preserve">, while for .2+ sockeye – </w:t>
      </w:r>
      <w:r w:rsidRPr="00A70E18">
        <w:rPr>
          <w:sz w:val="24"/>
          <w:szCs w:val="24"/>
        </w:rPr>
        <w:lastRenderedPageBreak/>
        <w:t>36 </w:t>
      </w:r>
      <w:r w:rsidR="00AE6EA3" w:rsidRPr="00AE6EA3">
        <w:rPr>
          <w:szCs w:val="24"/>
          <w:lang w:val="en-US"/>
        </w:rPr>
        <w:t>‱</w:t>
      </w:r>
      <w:r w:rsidRPr="00A70E18">
        <w:rPr>
          <w:sz w:val="24"/>
          <w:szCs w:val="24"/>
        </w:rPr>
        <w:t>.</w:t>
      </w:r>
    </w:p>
    <w:p w14:paraId="4C3C936D" w14:textId="669DD270" w:rsidR="00867B65" w:rsidRPr="00E5038C" w:rsidRDefault="00867B65" w:rsidP="00867B65">
      <w:pPr>
        <w:spacing w:before="240"/>
        <w:rPr>
          <w:sz w:val="24"/>
          <w:szCs w:val="24"/>
          <w:lang w:val="en-US"/>
        </w:rPr>
      </w:pPr>
      <w:r w:rsidRPr="00E5038C">
        <w:rPr>
          <w:b/>
          <w:sz w:val="24"/>
          <w:szCs w:val="24"/>
        </w:rPr>
        <w:t>Chum salmon</w:t>
      </w:r>
      <w:r w:rsidRPr="00E5038C">
        <w:rPr>
          <w:i/>
          <w:sz w:val="24"/>
          <w:szCs w:val="24"/>
        </w:rPr>
        <w:t xml:space="preserve"> </w:t>
      </w:r>
      <w:r w:rsidRPr="00E5038C">
        <w:rPr>
          <w:sz w:val="24"/>
          <w:szCs w:val="24"/>
        </w:rPr>
        <w:t xml:space="preserve">were the second most abundant Pacific salmon species counted in the study area in March 2022 and occurred in 16 </w:t>
      </w:r>
      <w:r w:rsidR="00AE6EA3" w:rsidRPr="00E5038C">
        <w:rPr>
          <w:sz w:val="24"/>
          <w:szCs w:val="24"/>
        </w:rPr>
        <w:t>trawls</w:t>
      </w:r>
      <w:r w:rsidRPr="00E5038C">
        <w:rPr>
          <w:sz w:val="24"/>
          <w:szCs w:val="24"/>
        </w:rPr>
        <w:t>. Chum was represented in three size-age groups: 0.1+ - 22 to 28 cm, 0.2+ - 33 to 44 cm, 0.3+ and older - 45 to 58 cm (</w:t>
      </w:r>
      <w:r w:rsidR="005C0479" w:rsidRPr="00E5038C">
        <w:fldChar w:fldCharType="begin"/>
      </w:r>
      <w:r w:rsidR="005C0479" w:rsidRPr="00E5038C">
        <w:instrText xml:space="preserve"> REF _Ref104546110 \h  \* MERGEFORMAT </w:instrText>
      </w:r>
      <w:r w:rsidR="005C0479" w:rsidRPr="00E5038C">
        <w:fldChar w:fldCharType="separate"/>
      </w:r>
      <w:r w:rsidRPr="00E5038C">
        <w:rPr>
          <w:sz w:val="24"/>
          <w:szCs w:val="24"/>
        </w:rPr>
        <w:t xml:space="preserve">Figure </w:t>
      </w:r>
      <w:r w:rsidRPr="00E5038C">
        <w:rPr>
          <w:noProof/>
          <w:sz w:val="24"/>
          <w:szCs w:val="24"/>
        </w:rPr>
        <w:t>10</w:t>
      </w:r>
      <w:r w:rsidR="005C0479" w:rsidRPr="00E5038C">
        <w:fldChar w:fldCharType="end"/>
      </w:r>
      <w:r w:rsidRPr="00E5038C">
        <w:rPr>
          <w:sz w:val="24"/>
          <w:szCs w:val="24"/>
        </w:rPr>
        <w:t xml:space="preserve">). Positive catches of chum aged 0.1+ </w:t>
      </w:r>
      <w:r w:rsidR="006735CD" w:rsidRPr="00E5038C">
        <w:rPr>
          <w:sz w:val="24"/>
          <w:szCs w:val="24"/>
          <w:lang w:val="en-US"/>
        </w:rPr>
        <w:t xml:space="preserve">mostly </w:t>
      </w:r>
      <w:r w:rsidRPr="00E5038C">
        <w:rPr>
          <w:sz w:val="24"/>
          <w:szCs w:val="24"/>
        </w:rPr>
        <w:t>varied within 1-4 ind.hour</w:t>
      </w:r>
      <w:r w:rsidR="00882047" w:rsidRPr="00E5038C">
        <w:rPr>
          <w:sz w:val="24"/>
          <w:szCs w:val="24"/>
          <w:vertAlign w:val="superscript"/>
        </w:rPr>
        <w:t>-1</w:t>
      </w:r>
      <w:r w:rsidRPr="00E5038C">
        <w:rPr>
          <w:sz w:val="24"/>
          <w:szCs w:val="24"/>
        </w:rPr>
        <w:t xml:space="preserve"> with a single catch of 27 individuals in trawl </w:t>
      </w:r>
      <w:r w:rsidRPr="00E5038C">
        <w:rPr>
          <w:sz w:val="24"/>
          <w:szCs w:val="24"/>
          <w:lang w:val="en-US"/>
        </w:rPr>
        <w:t>№ 26 (</w:t>
      </w:r>
      <w:r w:rsidR="005C0479" w:rsidRPr="00E5038C">
        <w:fldChar w:fldCharType="begin"/>
      </w:r>
      <w:r w:rsidR="005C0479" w:rsidRPr="00E5038C">
        <w:instrText xml:space="preserve"> REF _Ref104544264 \h  \* MERGEFORMAT </w:instrText>
      </w:r>
      <w:r w:rsidR="005C0479" w:rsidRPr="00E5038C">
        <w:fldChar w:fldCharType="separate"/>
      </w:r>
      <w:r w:rsidRPr="00E5038C">
        <w:rPr>
          <w:sz w:val="24"/>
          <w:szCs w:val="24"/>
        </w:rPr>
        <w:t>Figure 9</w:t>
      </w:r>
      <w:r w:rsidR="005C0479" w:rsidRPr="00E5038C">
        <w:fldChar w:fldCharType="end"/>
      </w:r>
      <w:r w:rsidRPr="00E5038C">
        <w:rPr>
          <w:sz w:val="24"/>
          <w:szCs w:val="24"/>
          <w:lang w:val="en-US"/>
        </w:rPr>
        <w:t>). Chum aged 0.2+ and older occurred in the amount of 1-32 ind.hour</w:t>
      </w:r>
      <w:r w:rsidR="00882047" w:rsidRPr="00E5038C">
        <w:rPr>
          <w:sz w:val="24"/>
          <w:szCs w:val="24"/>
          <w:vertAlign w:val="superscript"/>
          <w:lang w:val="en-US"/>
        </w:rPr>
        <w:t>-1</w:t>
      </w:r>
      <w:r w:rsidRPr="00E5038C">
        <w:rPr>
          <w:sz w:val="24"/>
          <w:szCs w:val="24"/>
          <w:lang w:val="en-US"/>
        </w:rPr>
        <w:t xml:space="preserve"> with the majority of </w:t>
      </w:r>
      <w:r w:rsidR="006735CD" w:rsidRPr="00E5038C">
        <w:rPr>
          <w:sz w:val="24"/>
          <w:szCs w:val="24"/>
          <w:lang w:val="en-US"/>
        </w:rPr>
        <w:t xml:space="preserve">values being in range of </w:t>
      </w:r>
      <w:r w:rsidRPr="00E5038C">
        <w:rPr>
          <w:sz w:val="24"/>
          <w:szCs w:val="24"/>
          <w:lang w:val="en-US"/>
        </w:rPr>
        <w:t>1-4 ind.hour</w:t>
      </w:r>
      <w:r w:rsidR="00882047" w:rsidRPr="00E5038C">
        <w:rPr>
          <w:sz w:val="24"/>
          <w:szCs w:val="24"/>
          <w:vertAlign w:val="superscript"/>
          <w:lang w:val="en-US"/>
        </w:rPr>
        <w:t>-1</w:t>
      </w:r>
      <w:r w:rsidRPr="00E5038C">
        <w:rPr>
          <w:sz w:val="24"/>
          <w:szCs w:val="24"/>
          <w:lang w:val="en-US"/>
        </w:rPr>
        <w:t xml:space="preserve"> (</w:t>
      </w:r>
      <w:r w:rsidR="005C0479" w:rsidRPr="00E5038C">
        <w:fldChar w:fldCharType="begin"/>
      </w:r>
      <w:r w:rsidR="005C0479" w:rsidRPr="00E5038C">
        <w:instrText xml:space="preserve"> REF _Ref104546110 \h  \* MERGEFORMAT </w:instrText>
      </w:r>
      <w:r w:rsidR="005C0479" w:rsidRPr="00E5038C">
        <w:fldChar w:fldCharType="separate"/>
      </w:r>
      <w:r w:rsidRPr="00E5038C">
        <w:rPr>
          <w:sz w:val="24"/>
          <w:szCs w:val="24"/>
        </w:rPr>
        <w:t xml:space="preserve">Figure </w:t>
      </w:r>
      <w:r w:rsidRPr="00E5038C">
        <w:rPr>
          <w:noProof/>
          <w:sz w:val="24"/>
          <w:szCs w:val="24"/>
        </w:rPr>
        <w:t>10</w:t>
      </w:r>
      <w:r w:rsidR="005C0479" w:rsidRPr="00E5038C">
        <w:fldChar w:fldCharType="end"/>
      </w:r>
      <w:r w:rsidRPr="00E5038C">
        <w:rPr>
          <w:sz w:val="24"/>
          <w:szCs w:val="24"/>
          <w:lang w:val="en-US"/>
        </w:rPr>
        <w:t>).</w:t>
      </w:r>
    </w:p>
    <w:p w14:paraId="4AF0977C" w14:textId="2D7F1FED" w:rsidR="00867B65" w:rsidRPr="00E5038C" w:rsidRDefault="00867B65" w:rsidP="00867B65">
      <w:pPr>
        <w:spacing w:before="240"/>
        <w:rPr>
          <w:sz w:val="24"/>
          <w:szCs w:val="24"/>
        </w:rPr>
      </w:pPr>
      <w:r w:rsidRPr="00E5038C">
        <w:rPr>
          <w:sz w:val="24"/>
          <w:szCs w:val="24"/>
          <w:lang w:val="en-US"/>
        </w:rPr>
        <w:t xml:space="preserve">The spatial distribution of average chum salmon length was characterized by the dominance of larger-sized fish on the northern (near the US EEZ border) and southern periphery of the study area, </w:t>
      </w:r>
      <w:r w:rsidR="00882047" w:rsidRPr="00E5038C">
        <w:rPr>
          <w:sz w:val="24"/>
          <w:szCs w:val="24"/>
          <w:lang w:val="en-US"/>
        </w:rPr>
        <w:t xml:space="preserve">while </w:t>
      </w:r>
      <w:r w:rsidRPr="00E5038C">
        <w:rPr>
          <w:sz w:val="24"/>
          <w:szCs w:val="24"/>
          <w:lang w:val="en-US"/>
        </w:rPr>
        <w:t xml:space="preserve">smaller fish </w:t>
      </w:r>
      <w:r w:rsidR="006735CD" w:rsidRPr="00E5038C">
        <w:rPr>
          <w:sz w:val="24"/>
          <w:szCs w:val="24"/>
          <w:lang w:val="en-US"/>
        </w:rPr>
        <w:t xml:space="preserve">were </w:t>
      </w:r>
      <w:r w:rsidRPr="00E5038C">
        <w:rPr>
          <w:sz w:val="24"/>
          <w:szCs w:val="24"/>
          <w:lang w:val="en-US"/>
        </w:rPr>
        <w:t xml:space="preserve">prevailing in </w:t>
      </w:r>
      <w:r w:rsidR="00882047" w:rsidRPr="00E5038C">
        <w:rPr>
          <w:sz w:val="24"/>
          <w:szCs w:val="24"/>
          <w:lang w:val="en-US"/>
        </w:rPr>
        <w:t>its</w:t>
      </w:r>
      <w:r w:rsidRPr="00E5038C">
        <w:rPr>
          <w:sz w:val="24"/>
          <w:szCs w:val="24"/>
          <w:lang w:val="en-US"/>
        </w:rPr>
        <w:t xml:space="preserve"> western periphery. Chum were observed at water temperatures of 5-8 °C, and their maximum average catches were recorded at water temperatures of 5.5-6.5°C (</w:t>
      </w:r>
      <w:r w:rsidR="005C0479" w:rsidRPr="00E5038C">
        <w:fldChar w:fldCharType="begin"/>
      </w:r>
      <w:r w:rsidR="005C0479" w:rsidRPr="00E5038C">
        <w:instrText xml:space="preserve"> REF _Ref104544264 \h  \* MERGEFORMAT </w:instrText>
      </w:r>
      <w:r w:rsidR="005C0479" w:rsidRPr="00E5038C">
        <w:fldChar w:fldCharType="separate"/>
      </w:r>
      <w:r w:rsidRPr="00E5038C">
        <w:rPr>
          <w:sz w:val="24"/>
          <w:szCs w:val="24"/>
        </w:rPr>
        <w:t>Figure 9</w:t>
      </w:r>
      <w:r w:rsidR="005C0479" w:rsidRPr="00E5038C">
        <w:fldChar w:fldCharType="end"/>
      </w:r>
      <w:r w:rsidRPr="00E5038C">
        <w:rPr>
          <w:sz w:val="24"/>
          <w:szCs w:val="24"/>
          <w:lang w:val="en-US"/>
        </w:rPr>
        <w:t xml:space="preserve">). </w:t>
      </w:r>
      <w:r w:rsidRPr="00E5038C">
        <w:rPr>
          <w:sz w:val="24"/>
          <w:szCs w:val="24"/>
        </w:rPr>
        <w:t>No significant differences in average size and weight between females and males of chum were noted, with the exception of age .2+ weight (</w:t>
      </w:r>
      <w:r w:rsidR="005C0479" w:rsidRPr="00E5038C">
        <w:fldChar w:fldCharType="begin"/>
      </w:r>
      <w:r w:rsidR="005C0479" w:rsidRPr="00E5038C">
        <w:instrText xml:space="preserve"> REF _Ref104551713 \h  \* MERGEFORMAT </w:instrText>
      </w:r>
      <w:r w:rsidR="005C0479" w:rsidRPr="00E5038C">
        <w:fldChar w:fldCharType="separate"/>
      </w:r>
      <w:r w:rsidRPr="00E5038C">
        <w:rPr>
          <w:sz w:val="24"/>
          <w:szCs w:val="24"/>
        </w:rPr>
        <w:t>Table 2</w:t>
      </w:r>
      <w:r w:rsidR="005C0479" w:rsidRPr="00E5038C">
        <w:fldChar w:fldCharType="end"/>
      </w:r>
      <w:r w:rsidRPr="00E5038C">
        <w:rPr>
          <w:sz w:val="24"/>
          <w:szCs w:val="24"/>
        </w:rPr>
        <w:t xml:space="preserve">). Condition factor of chum ranged from 0.8 to 1.15 in both size groups with the most frequent values </w:t>
      </w:r>
      <w:r w:rsidR="006735CD" w:rsidRPr="00E5038C">
        <w:rPr>
          <w:sz w:val="24"/>
          <w:szCs w:val="24"/>
        </w:rPr>
        <w:t xml:space="preserve">between </w:t>
      </w:r>
      <w:r w:rsidRPr="00E5038C">
        <w:rPr>
          <w:sz w:val="24"/>
          <w:szCs w:val="24"/>
        </w:rPr>
        <w:t>0.9</w:t>
      </w:r>
      <w:r w:rsidR="00882047" w:rsidRPr="00E5038C">
        <w:rPr>
          <w:sz w:val="24"/>
          <w:szCs w:val="24"/>
        </w:rPr>
        <w:t xml:space="preserve"> and </w:t>
      </w:r>
      <w:r w:rsidRPr="00E5038C">
        <w:rPr>
          <w:sz w:val="24"/>
          <w:szCs w:val="24"/>
        </w:rPr>
        <w:t>1.05 (</w:t>
      </w:r>
      <w:r w:rsidR="005C0479" w:rsidRPr="00E5038C">
        <w:fldChar w:fldCharType="begin"/>
      </w:r>
      <w:r w:rsidR="005C0479" w:rsidRPr="00E5038C">
        <w:instrText xml:space="preserve"> REF _Ref104551873 \h  \* MERGEFORMAT </w:instrText>
      </w:r>
      <w:r w:rsidR="005C0479" w:rsidRPr="00E5038C">
        <w:fldChar w:fldCharType="separate"/>
      </w:r>
      <w:r w:rsidRPr="00E5038C">
        <w:rPr>
          <w:sz w:val="24"/>
          <w:szCs w:val="24"/>
        </w:rPr>
        <w:t xml:space="preserve">Figure </w:t>
      </w:r>
      <w:r w:rsidRPr="00E5038C">
        <w:rPr>
          <w:noProof/>
          <w:sz w:val="24"/>
          <w:szCs w:val="24"/>
        </w:rPr>
        <w:t>11</w:t>
      </w:r>
      <w:r w:rsidR="005C0479" w:rsidRPr="00E5038C">
        <w:fldChar w:fldCharType="end"/>
      </w:r>
      <w:r w:rsidRPr="00E5038C">
        <w:rPr>
          <w:sz w:val="24"/>
          <w:szCs w:val="24"/>
        </w:rPr>
        <w:t>).</w:t>
      </w:r>
    </w:p>
    <w:p w14:paraId="0AF0568D" w14:textId="681D3ECF" w:rsidR="00867B65" w:rsidRPr="00E5038C" w:rsidRDefault="00867B65" w:rsidP="00867B65">
      <w:pPr>
        <w:spacing w:before="240"/>
        <w:rPr>
          <w:sz w:val="24"/>
          <w:szCs w:val="24"/>
        </w:rPr>
      </w:pPr>
      <w:r w:rsidRPr="00E5038C">
        <w:rPr>
          <w:sz w:val="24"/>
          <w:szCs w:val="24"/>
        </w:rPr>
        <w:t>Chum aged 0.1+ consumed mostly oikopleura</w:t>
      </w:r>
      <w:r w:rsidR="00882047" w:rsidRPr="00E5038C">
        <w:rPr>
          <w:sz w:val="24"/>
          <w:szCs w:val="24"/>
        </w:rPr>
        <w:t>n</w:t>
      </w:r>
      <w:r w:rsidRPr="00E5038C">
        <w:rPr>
          <w:sz w:val="24"/>
          <w:szCs w:val="24"/>
        </w:rPr>
        <w:t>s with a significant share of am</w:t>
      </w:r>
      <w:r w:rsidR="00882047" w:rsidRPr="00E5038C">
        <w:rPr>
          <w:sz w:val="24"/>
          <w:szCs w:val="24"/>
        </w:rPr>
        <w:t>p</w:t>
      </w:r>
      <w:r w:rsidRPr="00E5038C">
        <w:rPr>
          <w:sz w:val="24"/>
          <w:szCs w:val="24"/>
        </w:rPr>
        <w:t>hipods (</w:t>
      </w:r>
      <w:r w:rsidR="005C0479" w:rsidRPr="00E5038C">
        <w:fldChar w:fldCharType="begin"/>
      </w:r>
      <w:r w:rsidR="005C0479" w:rsidRPr="00E5038C">
        <w:instrText xml:space="preserve"> REF _Ref104555618 \h  \* MERGEFORMAT </w:instrText>
      </w:r>
      <w:r w:rsidR="005C0479" w:rsidRPr="00E5038C">
        <w:fldChar w:fldCharType="separate"/>
      </w:r>
      <w:r w:rsidRPr="00E5038C">
        <w:rPr>
          <w:sz w:val="24"/>
          <w:szCs w:val="24"/>
        </w:rPr>
        <w:t xml:space="preserve">Figure </w:t>
      </w:r>
      <w:r w:rsidRPr="00E5038C">
        <w:rPr>
          <w:noProof/>
          <w:sz w:val="24"/>
          <w:szCs w:val="24"/>
        </w:rPr>
        <w:t>12</w:t>
      </w:r>
      <w:r w:rsidR="005C0479" w:rsidRPr="00E5038C">
        <w:fldChar w:fldCharType="end"/>
      </w:r>
      <w:r w:rsidRPr="00E5038C">
        <w:rPr>
          <w:sz w:val="24"/>
          <w:szCs w:val="24"/>
        </w:rPr>
        <w:t>), older fishes fed on small jellyfishes and ctenophores, oikopleura</w:t>
      </w:r>
      <w:r w:rsidR="00882047" w:rsidRPr="00E5038C">
        <w:rPr>
          <w:sz w:val="24"/>
          <w:szCs w:val="24"/>
        </w:rPr>
        <w:t>n</w:t>
      </w:r>
      <w:r w:rsidRPr="00E5038C">
        <w:rPr>
          <w:sz w:val="24"/>
          <w:szCs w:val="24"/>
        </w:rPr>
        <w:t>s, euphausiids and amphipods in almost equal proportions (</w:t>
      </w:r>
      <w:r w:rsidR="005C0479" w:rsidRPr="00E5038C">
        <w:fldChar w:fldCharType="begin"/>
      </w:r>
      <w:r w:rsidR="005C0479" w:rsidRPr="00E5038C">
        <w:instrText xml:space="preserve"> REF _Ref104555618 \h  \* MERGEFORMAT </w:instrText>
      </w:r>
      <w:r w:rsidR="005C0479" w:rsidRPr="00E5038C">
        <w:fldChar w:fldCharType="separate"/>
      </w:r>
      <w:r w:rsidRPr="00E5038C">
        <w:rPr>
          <w:sz w:val="24"/>
          <w:szCs w:val="24"/>
        </w:rPr>
        <w:t xml:space="preserve">Figure </w:t>
      </w:r>
      <w:r w:rsidRPr="00E5038C">
        <w:rPr>
          <w:noProof/>
          <w:sz w:val="24"/>
          <w:szCs w:val="24"/>
        </w:rPr>
        <w:t>12</w:t>
      </w:r>
      <w:r w:rsidR="005C0479" w:rsidRPr="00E5038C">
        <w:fldChar w:fldCharType="end"/>
      </w:r>
      <w:r w:rsidRPr="00E5038C">
        <w:rPr>
          <w:sz w:val="24"/>
          <w:szCs w:val="24"/>
        </w:rPr>
        <w:t xml:space="preserve">). Averaged ISF for 0.1+ chum was 129 </w:t>
      </w:r>
      <w:r w:rsidR="003A48DE" w:rsidRPr="00E5038C">
        <w:rPr>
          <w:szCs w:val="24"/>
          <w:lang w:val="en-US"/>
        </w:rPr>
        <w:t>‱</w:t>
      </w:r>
      <w:r w:rsidRPr="00E5038C">
        <w:rPr>
          <w:sz w:val="24"/>
          <w:szCs w:val="24"/>
        </w:rPr>
        <w:t xml:space="preserve">, while older chum – 56 </w:t>
      </w:r>
      <w:r w:rsidR="003A48DE" w:rsidRPr="00E5038C">
        <w:rPr>
          <w:szCs w:val="24"/>
          <w:lang w:val="en-US"/>
        </w:rPr>
        <w:t>‱</w:t>
      </w:r>
      <w:r w:rsidRPr="00E5038C">
        <w:rPr>
          <w:sz w:val="24"/>
          <w:szCs w:val="24"/>
        </w:rPr>
        <w:t>.</w:t>
      </w:r>
    </w:p>
    <w:p w14:paraId="41352548" w14:textId="7E132B73" w:rsidR="00867B65" w:rsidRPr="00E5038C" w:rsidRDefault="00867B65" w:rsidP="00867B65">
      <w:pPr>
        <w:spacing w:before="240"/>
        <w:rPr>
          <w:sz w:val="24"/>
          <w:szCs w:val="24"/>
        </w:rPr>
      </w:pPr>
      <w:r w:rsidRPr="00E5038C">
        <w:rPr>
          <w:b/>
          <w:sz w:val="24"/>
          <w:szCs w:val="24"/>
        </w:rPr>
        <w:t>Coho salmon</w:t>
      </w:r>
      <w:r w:rsidRPr="00E5038C">
        <w:rPr>
          <w:i/>
          <w:sz w:val="24"/>
          <w:szCs w:val="24"/>
        </w:rPr>
        <w:t xml:space="preserve"> </w:t>
      </w:r>
      <w:r w:rsidRPr="00E5038C">
        <w:rPr>
          <w:sz w:val="24"/>
          <w:szCs w:val="24"/>
        </w:rPr>
        <w:t>were represented in 17 catches</w:t>
      </w:r>
      <w:r w:rsidR="00501CC5" w:rsidRPr="00E5038C">
        <w:rPr>
          <w:sz w:val="24"/>
          <w:szCs w:val="24"/>
        </w:rPr>
        <w:t xml:space="preserve"> with abundance</w:t>
      </w:r>
      <w:r w:rsidRPr="00E5038C">
        <w:rPr>
          <w:sz w:val="24"/>
          <w:szCs w:val="24"/>
        </w:rPr>
        <w:t xml:space="preserve"> in range of 1-5 ind.hour</w:t>
      </w:r>
      <w:r w:rsidR="00882047" w:rsidRPr="00E5038C">
        <w:rPr>
          <w:sz w:val="24"/>
          <w:szCs w:val="24"/>
          <w:vertAlign w:val="superscript"/>
        </w:rPr>
        <w:t>-1</w:t>
      </w:r>
      <w:r w:rsidRPr="00E5038C">
        <w:rPr>
          <w:sz w:val="24"/>
          <w:szCs w:val="24"/>
        </w:rPr>
        <w:t>. No hotspots of its abundance were observed in the study area</w:t>
      </w:r>
      <w:r w:rsidR="00501CC5" w:rsidRPr="00E5038C">
        <w:rPr>
          <w:sz w:val="24"/>
          <w:szCs w:val="24"/>
        </w:rPr>
        <w:t>,</w:t>
      </w:r>
      <w:r w:rsidRPr="00E5038C">
        <w:rPr>
          <w:sz w:val="24"/>
          <w:szCs w:val="24"/>
        </w:rPr>
        <w:t xml:space="preserve"> thus its spatial distribution seems to be uniform. However, positive catches predominantly were observed in the western part of the study area at temperatures </w:t>
      </w:r>
      <w:r w:rsidRPr="00E5038C">
        <w:rPr>
          <w:sz w:val="24"/>
          <w:szCs w:val="24"/>
          <w:lang w:val="en-US"/>
        </w:rPr>
        <w:t>of 6-8 °C</w:t>
      </w:r>
      <w:r w:rsidRPr="00E5038C">
        <w:rPr>
          <w:sz w:val="24"/>
          <w:szCs w:val="24"/>
        </w:rPr>
        <w:t xml:space="preserve"> (</w:t>
      </w:r>
      <w:r w:rsidR="005C0479" w:rsidRPr="00E5038C">
        <w:fldChar w:fldCharType="begin"/>
      </w:r>
      <w:r w:rsidR="005C0479" w:rsidRPr="00E5038C">
        <w:instrText xml:space="preserve"> REF _Ref104544264 \h  \* MERGEFORMAT </w:instrText>
      </w:r>
      <w:r w:rsidR="005C0479" w:rsidRPr="00E5038C">
        <w:fldChar w:fldCharType="separate"/>
      </w:r>
      <w:r w:rsidRPr="00E5038C">
        <w:rPr>
          <w:sz w:val="24"/>
          <w:szCs w:val="24"/>
        </w:rPr>
        <w:t>Figure 9</w:t>
      </w:r>
      <w:r w:rsidR="005C0479" w:rsidRPr="00E5038C">
        <w:fldChar w:fldCharType="end"/>
      </w:r>
      <w:r w:rsidRPr="00E5038C">
        <w:rPr>
          <w:sz w:val="24"/>
          <w:szCs w:val="24"/>
        </w:rPr>
        <w:t>). Coho varied in size from 21.4 to 41 cm (</w:t>
      </w:r>
      <w:r w:rsidR="005C0479" w:rsidRPr="00E5038C">
        <w:fldChar w:fldCharType="begin"/>
      </w:r>
      <w:r w:rsidR="005C0479" w:rsidRPr="00E5038C">
        <w:instrText xml:space="preserve"> REF _Ref104546110 \h  \* MERGEFORMAT </w:instrText>
      </w:r>
      <w:r w:rsidR="005C0479" w:rsidRPr="00E5038C">
        <w:fldChar w:fldCharType="separate"/>
      </w:r>
      <w:r w:rsidRPr="00E5038C">
        <w:rPr>
          <w:sz w:val="24"/>
          <w:szCs w:val="24"/>
        </w:rPr>
        <w:t xml:space="preserve">Figure </w:t>
      </w:r>
      <w:r w:rsidRPr="00E5038C">
        <w:rPr>
          <w:noProof/>
          <w:sz w:val="24"/>
          <w:szCs w:val="24"/>
        </w:rPr>
        <w:t>10</w:t>
      </w:r>
      <w:r w:rsidR="005C0479" w:rsidRPr="00E5038C">
        <w:fldChar w:fldCharType="end"/>
      </w:r>
      <w:r w:rsidRPr="00E5038C">
        <w:rPr>
          <w:sz w:val="24"/>
          <w:szCs w:val="24"/>
        </w:rPr>
        <w:t>). No significant differences in average size and weight between females and males of coho were noted (</w:t>
      </w:r>
      <w:r w:rsidR="005C0479" w:rsidRPr="00E5038C">
        <w:fldChar w:fldCharType="begin"/>
      </w:r>
      <w:r w:rsidR="005C0479" w:rsidRPr="00E5038C">
        <w:instrText xml:space="preserve"> REF _Ref104551713 \h  \* MERGEFORMAT </w:instrText>
      </w:r>
      <w:r w:rsidR="005C0479" w:rsidRPr="00E5038C">
        <w:fldChar w:fldCharType="separate"/>
      </w:r>
      <w:r w:rsidRPr="00E5038C">
        <w:rPr>
          <w:sz w:val="24"/>
          <w:szCs w:val="24"/>
        </w:rPr>
        <w:t>Table 2</w:t>
      </w:r>
      <w:r w:rsidR="005C0479" w:rsidRPr="00E5038C">
        <w:fldChar w:fldCharType="end"/>
      </w:r>
      <w:r w:rsidRPr="00E5038C">
        <w:rPr>
          <w:sz w:val="24"/>
          <w:szCs w:val="24"/>
        </w:rPr>
        <w:t>). Condition factor of coho ranged from 0.8 to 1.15 with the most frequent value</w:t>
      </w:r>
      <w:r w:rsidR="00501CC5" w:rsidRPr="00E5038C">
        <w:rPr>
          <w:sz w:val="24"/>
          <w:szCs w:val="24"/>
        </w:rPr>
        <w:t>s</w:t>
      </w:r>
      <w:r w:rsidRPr="00E5038C">
        <w:rPr>
          <w:sz w:val="24"/>
          <w:szCs w:val="24"/>
        </w:rPr>
        <w:t xml:space="preserve"> </w:t>
      </w:r>
      <w:r w:rsidR="00501CC5" w:rsidRPr="00E5038C">
        <w:rPr>
          <w:sz w:val="24"/>
          <w:szCs w:val="24"/>
        </w:rPr>
        <w:t xml:space="preserve">between </w:t>
      </w:r>
      <w:r w:rsidRPr="00E5038C">
        <w:rPr>
          <w:sz w:val="24"/>
          <w:szCs w:val="24"/>
        </w:rPr>
        <w:t>1</w:t>
      </w:r>
      <w:r w:rsidR="00882047" w:rsidRPr="00E5038C">
        <w:rPr>
          <w:sz w:val="24"/>
          <w:szCs w:val="24"/>
        </w:rPr>
        <w:t xml:space="preserve"> and </w:t>
      </w:r>
      <w:r w:rsidRPr="00E5038C">
        <w:rPr>
          <w:sz w:val="24"/>
          <w:szCs w:val="24"/>
        </w:rPr>
        <w:t>1.1 (</w:t>
      </w:r>
      <w:r w:rsidR="005C0479" w:rsidRPr="00E5038C">
        <w:fldChar w:fldCharType="begin"/>
      </w:r>
      <w:r w:rsidR="005C0479" w:rsidRPr="00E5038C">
        <w:instrText xml:space="preserve"> REF _Ref104551873 \h  \* MERGEFORMAT </w:instrText>
      </w:r>
      <w:r w:rsidR="005C0479" w:rsidRPr="00E5038C">
        <w:fldChar w:fldCharType="separate"/>
      </w:r>
      <w:r w:rsidRPr="00E5038C">
        <w:rPr>
          <w:sz w:val="24"/>
          <w:szCs w:val="24"/>
        </w:rPr>
        <w:t xml:space="preserve">Figure </w:t>
      </w:r>
      <w:r w:rsidRPr="00E5038C">
        <w:rPr>
          <w:noProof/>
          <w:sz w:val="24"/>
          <w:szCs w:val="24"/>
        </w:rPr>
        <w:t>11</w:t>
      </w:r>
      <w:r w:rsidR="005C0479" w:rsidRPr="00E5038C">
        <w:fldChar w:fldCharType="end"/>
      </w:r>
      <w:r w:rsidRPr="00E5038C">
        <w:rPr>
          <w:sz w:val="24"/>
          <w:szCs w:val="24"/>
        </w:rPr>
        <w:t>).</w:t>
      </w:r>
    </w:p>
    <w:p w14:paraId="2EE40EA1" w14:textId="4FBB634C" w:rsidR="00867B65" w:rsidRPr="00E5038C" w:rsidRDefault="00867B65" w:rsidP="00867B65">
      <w:pPr>
        <w:spacing w:before="240"/>
        <w:rPr>
          <w:sz w:val="24"/>
          <w:szCs w:val="24"/>
        </w:rPr>
      </w:pPr>
      <w:r w:rsidRPr="00E5038C">
        <w:rPr>
          <w:sz w:val="24"/>
          <w:szCs w:val="24"/>
        </w:rPr>
        <w:t>Stomach content of coho mostly consisted of squids with significant portion of pteropods and amphipods (</w:t>
      </w:r>
      <w:r w:rsidR="005C0479" w:rsidRPr="00E5038C">
        <w:fldChar w:fldCharType="begin"/>
      </w:r>
      <w:r w:rsidR="005C0479" w:rsidRPr="00E5038C">
        <w:instrText xml:space="preserve"> REF _Ref104555618 \h  \* MERGEFORMAT </w:instrText>
      </w:r>
      <w:r w:rsidR="005C0479" w:rsidRPr="00E5038C">
        <w:fldChar w:fldCharType="separate"/>
      </w:r>
      <w:r w:rsidRPr="00E5038C">
        <w:rPr>
          <w:sz w:val="24"/>
          <w:szCs w:val="24"/>
        </w:rPr>
        <w:t xml:space="preserve">Figure </w:t>
      </w:r>
      <w:r w:rsidRPr="00E5038C">
        <w:rPr>
          <w:noProof/>
          <w:sz w:val="24"/>
          <w:szCs w:val="24"/>
        </w:rPr>
        <w:t>12</w:t>
      </w:r>
      <w:r w:rsidR="005C0479" w:rsidRPr="00E5038C">
        <w:fldChar w:fldCharType="end"/>
      </w:r>
      <w:r w:rsidRPr="00E5038C">
        <w:rPr>
          <w:sz w:val="24"/>
          <w:szCs w:val="24"/>
        </w:rPr>
        <w:t xml:space="preserve">). Averaged ISF </w:t>
      </w:r>
      <w:r w:rsidR="00501CC5" w:rsidRPr="00E5038C">
        <w:rPr>
          <w:sz w:val="24"/>
          <w:szCs w:val="24"/>
        </w:rPr>
        <w:t xml:space="preserve">of </w:t>
      </w:r>
      <w:r w:rsidRPr="00E5038C">
        <w:rPr>
          <w:sz w:val="24"/>
          <w:szCs w:val="24"/>
        </w:rPr>
        <w:t xml:space="preserve">coho was 80 </w:t>
      </w:r>
      <w:r w:rsidR="003A48DE" w:rsidRPr="00E5038C">
        <w:rPr>
          <w:szCs w:val="24"/>
          <w:lang w:val="en-US"/>
        </w:rPr>
        <w:t>‱</w:t>
      </w:r>
      <w:r w:rsidRPr="00E5038C">
        <w:rPr>
          <w:sz w:val="24"/>
          <w:szCs w:val="24"/>
        </w:rPr>
        <w:t>.</w:t>
      </w:r>
    </w:p>
    <w:p w14:paraId="7E11F74C" w14:textId="07F99AFB" w:rsidR="00867B65" w:rsidRPr="00E5038C" w:rsidRDefault="00867B65" w:rsidP="00867B65">
      <w:pPr>
        <w:spacing w:before="240"/>
        <w:rPr>
          <w:sz w:val="24"/>
          <w:szCs w:val="24"/>
        </w:rPr>
      </w:pPr>
      <w:r w:rsidRPr="00E5038C">
        <w:rPr>
          <w:b/>
          <w:sz w:val="24"/>
          <w:szCs w:val="24"/>
        </w:rPr>
        <w:t>Pink salmon</w:t>
      </w:r>
      <w:r w:rsidRPr="00E5038C">
        <w:rPr>
          <w:i/>
          <w:sz w:val="24"/>
          <w:szCs w:val="24"/>
        </w:rPr>
        <w:t xml:space="preserve"> </w:t>
      </w:r>
      <w:r w:rsidRPr="00E5038C">
        <w:rPr>
          <w:sz w:val="24"/>
          <w:szCs w:val="24"/>
        </w:rPr>
        <w:t xml:space="preserve">were represented in 10 </w:t>
      </w:r>
      <w:r w:rsidR="003A48DE" w:rsidRPr="00E5038C">
        <w:rPr>
          <w:sz w:val="24"/>
          <w:szCs w:val="24"/>
        </w:rPr>
        <w:t>trawls</w:t>
      </w:r>
      <w:r w:rsidRPr="00E5038C">
        <w:rPr>
          <w:sz w:val="24"/>
          <w:szCs w:val="24"/>
        </w:rPr>
        <w:t xml:space="preserve">. </w:t>
      </w:r>
      <w:r w:rsidR="00501CC5" w:rsidRPr="00E5038C">
        <w:rPr>
          <w:sz w:val="24"/>
          <w:szCs w:val="24"/>
        </w:rPr>
        <w:t>The abundance of pink salmon in those trawl</w:t>
      </w:r>
      <w:r w:rsidR="00882047" w:rsidRPr="00E5038C">
        <w:rPr>
          <w:sz w:val="24"/>
          <w:szCs w:val="24"/>
        </w:rPr>
        <w:t>s</w:t>
      </w:r>
      <w:r w:rsidR="00501CC5" w:rsidRPr="00E5038C">
        <w:rPr>
          <w:sz w:val="24"/>
          <w:szCs w:val="24"/>
        </w:rPr>
        <w:t xml:space="preserve"> was </w:t>
      </w:r>
      <w:r w:rsidRPr="00E5038C">
        <w:rPr>
          <w:sz w:val="24"/>
          <w:szCs w:val="24"/>
        </w:rPr>
        <w:t xml:space="preserve">in </w:t>
      </w:r>
      <w:r w:rsidR="00501CC5" w:rsidRPr="00E5038C">
        <w:rPr>
          <w:sz w:val="24"/>
          <w:szCs w:val="24"/>
        </w:rPr>
        <w:t>range</w:t>
      </w:r>
      <w:r w:rsidR="00882047" w:rsidRPr="00E5038C">
        <w:rPr>
          <w:sz w:val="24"/>
          <w:szCs w:val="24"/>
        </w:rPr>
        <w:t xml:space="preserve"> of</w:t>
      </w:r>
      <w:r w:rsidR="00501CC5" w:rsidRPr="00E5038C">
        <w:rPr>
          <w:sz w:val="24"/>
          <w:szCs w:val="24"/>
        </w:rPr>
        <w:t xml:space="preserve"> </w:t>
      </w:r>
      <w:r w:rsidRPr="00E5038C">
        <w:rPr>
          <w:sz w:val="24"/>
          <w:szCs w:val="24"/>
        </w:rPr>
        <w:t>1-2 ind.hour</w:t>
      </w:r>
      <w:r w:rsidR="00882047" w:rsidRPr="00E5038C">
        <w:rPr>
          <w:sz w:val="24"/>
          <w:szCs w:val="24"/>
          <w:vertAlign w:val="superscript"/>
        </w:rPr>
        <w:t>-1</w:t>
      </w:r>
      <w:r w:rsidRPr="00E5038C">
        <w:rPr>
          <w:sz w:val="24"/>
          <w:szCs w:val="24"/>
        </w:rPr>
        <w:t xml:space="preserve">, while in two </w:t>
      </w:r>
      <w:r w:rsidR="00501CC5" w:rsidRPr="00E5038C">
        <w:rPr>
          <w:sz w:val="24"/>
          <w:szCs w:val="24"/>
        </w:rPr>
        <w:t xml:space="preserve">trawls </w:t>
      </w:r>
      <w:r w:rsidRPr="00E5038C">
        <w:rPr>
          <w:sz w:val="24"/>
          <w:szCs w:val="24"/>
        </w:rPr>
        <w:t xml:space="preserve">there 11 and 12 </w:t>
      </w:r>
      <w:r w:rsidR="00501CC5" w:rsidRPr="00E5038C">
        <w:rPr>
          <w:sz w:val="24"/>
          <w:szCs w:val="24"/>
        </w:rPr>
        <w:t xml:space="preserve">pink salmon </w:t>
      </w:r>
      <w:r w:rsidRPr="00E5038C">
        <w:rPr>
          <w:sz w:val="24"/>
          <w:szCs w:val="24"/>
        </w:rPr>
        <w:t>individuals</w:t>
      </w:r>
      <w:r w:rsidR="00882047" w:rsidRPr="00E5038C">
        <w:rPr>
          <w:sz w:val="24"/>
          <w:szCs w:val="24"/>
        </w:rPr>
        <w:t xml:space="preserve"> were caught</w:t>
      </w:r>
      <w:r w:rsidRPr="00E5038C">
        <w:rPr>
          <w:sz w:val="24"/>
          <w:szCs w:val="24"/>
        </w:rPr>
        <w:t>. There was no clear pattern of its spatial distribution within study area (</w:t>
      </w:r>
      <w:r w:rsidR="005C0479" w:rsidRPr="00E5038C">
        <w:fldChar w:fldCharType="begin"/>
      </w:r>
      <w:r w:rsidR="005C0479" w:rsidRPr="00E5038C">
        <w:instrText xml:space="preserve"> REF _Ref104544264 \h  \* MERGEFORMAT </w:instrText>
      </w:r>
      <w:r w:rsidR="005C0479" w:rsidRPr="00E5038C">
        <w:fldChar w:fldCharType="separate"/>
      </w:r>
      <w:r w:rsidRPr="00E5038C">
        <w:rPr>
          <w:sz w:val="24"/>
          <w:szCs w:val="24"/>
        </w:rPr>
        <w:t>Figure 9</w:t>
      </w:r>
      <w:r w:rsidR="005C0479" w:rsidRPr="00E5038C">
        <w:fldChar w:fldCharType="end"/>
      </w:r>
      <w:r w:rsidRPr="00E5038C">
        <w:rPr>
          <w:sz w:val="24"/>
          <w:szCs w:val="24"/>
        </w:rPr>
        <w:t xml:space="preserve">). Pink salmon occurred at temperatures </w:t>
      </w:r>
      <w:r w:rsidRPr="00E5038C">
        <w:rPr>
          <w:sz w:val="24"/>
          <w:szCs w:val="24"/>
          <w:lang w:val="en-US"/>
        </w:rPr>
        <w:t>of 4.6-6.5 °C</w:t>
      </w:r>
      <w:r w:rsidRPr="00E5038C">
        <w:rPr>
          <w:sz w:val="24"/>
          <w:szCs w:val="24"/>
        </w:rPr>
        <w:t xml:space="preserve"> (</w:t>
      </w:r>
      <w:r w:rsidR="005C0479" w:rsidRPr="00E5038C">
        <w:fldChar w:fldCharType="begin"/>
      </w:r>
      <w:r w:rsidR="005C0479" w:rsidRPr="00E5038C">
        <w:instrText xml:space="preserve"> REF _Ref104544264 \h  \* MERGEFORMAT </w:instrText>
      </w:r>
      <w:r w:rsidR="005C0479" w:rsidRPr="00E5038C">
        <w:fldChar w:fldCharType="separate"/>
      </w:r>
      <w:r w:rsidRPr="00E5038C">
        <w:rPr>
          <w:sz w:val="24"/>
          <w:szCs w:val="24"/>
        </w:rPr>
        <w:t>Figure 9</w:t>
      </w:r>
      <w:r w:rsidR="005C0479" w:rsidRPr="00E5038C">
        <w:fldChar w:fldCharType="end"/>
      </w:r>
      <w:r w:rsidRPr="00E5038C">
        <w:rPr>
          <w:sz w:val="24"/>
          <w:szCs w:val="24"/>
        </w:rPr>
        <w:t>). Pink varied in size from 23.9 to 34 cm (</w:t>
      </w:r>
      <w:r w:rsidR="005C0479" w:rsidRPr="00E5038C">
        <w:fldChar w:fldCharType="begin"/>
      </w:r>
      <w:r w:rsidR="005C0479" w:rsidRPr="00E5038C">
        <w:instrText xml:space="preserve"> REF _Ref104546110 \h  \* MERGEFORMAT </w:instrText>
      </w:r>
      <w:r w:rsidR="005C0479" w:rsidRPr="00E5038C">
        <w:fldChar w:fldCharType="separate"/>
      </w:r>
      <w:r w:rsidRPr="00E5038C">
        <w:rPr>
          <w:sz w:val="24"/>
          <w:szCs w:val="24"/>
        </w:rPr>
        <w:t xml:space="preserve">Figure </w:t>
      </w:r>
      <w:r w:rsidRPr="00E5038C">
        <w:rPr>
          <w:noProof/>
          <w:sz w:val="24"/>
          <w:szCs w:val="24"/>
        </w:rPr>
        <w:t>10</w:t>
      </w:r>
      <w:r w:rsidR="005C0479" w:rsidRPr="00E5038C">
        <w:fldChar w:fldCharType="end"/>
      </w:r>
      <w:r w:rsidRPr="00E5038C">
        <w:rPr>
          <w:sz w:val="24"/>
          <w:szCs w:val="24"/>
        </w:rPr>
        <w:t xml:space="preserve">). No significant differences in average size and weight between females and males of pink </w:t>
      </w:r>
      <w:r w:rsidR="00501CC5" w:rsidRPr="00E5038C">
        <w:rPr>
          <w:sz w:val="24"/>
          <w:szCs w:val="24"/>
        </w:rPr>
        <w:t xml:space="preserve">salmon </w:t>
      </w:r>
      <w:r w:rsidRPr="00E5038C">
        <w:rPr>
          <w:sz w:val="24"/>
          <w:szCs w:val="24"/>
        </w:rPr>
        <w:t>were noted (</w:t>
      </w:r>
      <w:r w:rsidR="005C0479" w:rsidRPr="00E5038C">
        <w:fldChar w:fldCharType="begin"/>
      </w:r>
      <w:r w:rsidR="005C0479" w:rsidRPr="00E5038C">
        <w:instrText xml:space="preserve"> REF _Ref104551713 \h  \* MERGEFORMAT </w:instrText>
      </w:r>
      <w:r w:rsidR="005C0479" w:rsidRPr="00E5038C">
        <w:fldChar w:fldCharType="separate"/>
      </w:r>
      <w:r w:rsidRPr="00E5038C">
        <w:rPr>
          <w:sz w:val="24"/>
          <w:szCs w:val="24"/>
        </w:rPr>
        <w:t>Table 2</w:t>
      </w:r>
      <w:r w:rsidR="005C0479" w:rsidRPr="00E5038C">
        <w:fldChar w:fldCharType="end"/>
      </w:r>
      <w:r w:rsidRPr="00E5038C">
        <w:rPr>
          <w:sz w:val="24"/>
          <w:szCs w:val="24"/>
        </w:rPr>
        <w:t xml:space="preserve">). Condition factor of pink </w:t>
      </w:r>
      <w:r w:rsidR="00501CC5" w:rsidRPr="00E5038C">
        <w:rPr>
          <w:sz w:val="24"/>
          <w:szCs w:val="24"/>
        </w:rPr>
        <w:t xml:space="preserve">salmon </w:t>
      </w:r>
      <w:r w:rsidRPr="00E5038C">
        <w:rPr>
          <w:sz w:val="24"/>
          <w:szCs w:val="24"/>
        </w:rPr>
        <w:t>ranged from 0.65 to 1.0 with the most frequent value of 0.85 (</w:t>
      </w:r>
      <w:r w:rsidR="005C0479" w:rsidRPr="00E5038C">
        <w:fldChar w:fldCharType="begin"/>
      </w:r>
      <w:r w:rsidR="005C0479" w:rsidRPr="00E5038C">
        <w:instrText xml:space="preserve"> REF _Ref104551873 \h  \* MERGEFORMAT </w:instrText>
      </w:r>
      <w:r w:rsidR="005C0479" w:rsidRPr="00E5038C">
        <w:fldChar w:fldCharType="separate"/>
      </w:r>
      <w:r w:rsidRPr="00E5038C">
        <w:rPr>
          <w:sz w:val="24"/>
          <w:szCs w:val="24"/>
        </w:rPr>
        <w:t xml:space="preserve">Figure </w:t>
      </w:r>
      <w:r w:rsidRPr="00E5038C">
        <w:rPr>
          <w:noProof/>
          <w:sz w:val="24"/>
          <w:szCs w:val="24"/>
        </w:rPr>
        <w:t>11</w:t>
      </w:r>
      <w:r w:rsidR="005C0479" w:rsidRPr="00E5038C">
        <w:fldChar w:fldCharType="end"/>
      </w:r>
      <w:r w:rsidRPr="00E5038C">
        <w:rPr>
          <w:sz w:val="24"/>
          <w:szCs w:val="24"/>
        </w:rPr>
        <w:t>). In comparison to other species, CF of pink was the lowest.</w:t>
      </w:r>
    </w:p>
    <w:p w14:paraId="12492363" w14:textId="6CF48AC4" w:rsidR="00867B65" w:rsidRPr="00E5038C" w:rsidRDefault="00867B65" w:rsidP="00867B65">
      <w:pPr>
        <w:spacing w:before="240"/>
        <w:rPr>
          <w:sz w:val="24"/>
          <w:szCs w:val="24"/>
        </w:rPr>
      </w:pPr>
      <w:r w:rsidRPr="00E5038C">
        <w:rPr>
          <w:sz w:val="24"/>
          <w:szCs w:val="24"/>
        </w:rPr>
        <w:t>The majority of pink salmon diet included amphipods, pteropods and euphausiids (</w:t>
      </w:r>
      <w:r w:rsidR="005C0479" w:rsidRPr="00E5038C">
        <w:fldChar w:fldCharType="begin"/>
      </w:r>
      <w:r w:rsidR="005C0479" w:rsidRPr="00E5038C">
        <w:instrText xml:space="preserve"> REF _Ref104555618 \h  \* MERGEFORMAT </w:instrText>
      </w:r>
      <w:r w:rsidR="005C0479" w:rsidRPr="00E5038C">
        <w:fldChar w:fldCharType="separate"/>
      </w:r>
      <w:r w:rsidRPr="00E5038C">
        <w:rPr>
          <w:sz w:val="24"/>
          <w:szCs w:val="24"/>
        </w:rPr>
        <w:t xml:space="preserve">Figure </w:t>
      </w:r>
      <w:r w:rsidRPr="00E5038C">
        <w:rPr>
          <w:noProof/>
          <w:sz w:val="24"/>
          <w:szCs w:val="24"/>
        </w:rPr>
        <w:t>12</w:t>
      </w:r>
      <w:r w:rsidR="005C0479" w:rsidRPr="00E5038C">
        <w:fldChar w:fldCharType="end"/>
      </w:r>
      <w:r w:rsidRPr="00E5038C">
        <w:rPr>
          <w:sz w:val="24"/>
          <w:szCs w:val="24"/>
        </w:rPr>
        <w:t xml:space="preserve">). Averaged ISF for pink was 81 </w:t>
      </w:r>
      <w:r w:rsidR="003A48DE" w:rsidRPr="00E5038C">
        <w:rPr>
          <w:szCs w:val="24"/>
          <w:lang w:val="en-US"/>
        </w:rPr>
        <w:t>‱</w:t>
      </w:r>
      <w:r w:rsidRPr="00E5038C">
        <w:rPr>
          <w:sz w:val="24"/>
          <w:szCs w:val="24"/>
        </w:rPr>
        <w:t xml:space="preserve">. </w:t>
      </w:r>
    </w:p>
    <w:p w14:paraId="1ADF3B59" w14:textId="517065E1" w:rsidR="00867B65" w:rsidRPr="00E5038C" w:rsidRDefault="00867B65" w:rsidP="00867B65">
      <w:pPr>
        <w:spacing w:before="240"/>
        <w:rPr>
          <w:sz w:val="24"/>
          <w:szCs w:val="24"/>
        </w:rPr>
      </w:pPr>
      <w:r w:rsidRPr="00E5038C">
        <w:rPr>
          <w:b/>
          <w:sz w:val="24"/>
          <w:szCs w:val="24"/>
        </w:rPr>
        <w:t>Chinook salmon</w:t>
      </w:r>
      <w:r w:rsidRPr="00E5038C">
        <w:rPr>
          <w:i/>
          <w:sz w:val="24"/>
          <w:szCs w:val="24"/>
        </w:rPr>
        <w:t xml:space="preserve"> </w:t>
      </w:r>
      <w:r w:rsidRPr="00E5038C">
        <w:rPr>
          <w:sz w:val="24"/>
          <w:szCs w:val="24"/>
        </w:rPr>
        <w:t xml:space="preserve">occurred in only 4 </w:t>
      </w:r>
      <w:r w:rsidR="00882047" w:rsidRPr="00E5038C">
        <w:rPr>
          <w:sz w:val="24"/>
          <w:szCs w:val="24"/>
        </w:rPr>
        <w:t xml:space="preserve">trawls </w:t>
      </w:r>
      <w:r w:rsidRPr="00E5038C">
        <w:rPr>
          <w:sz w:val="24"/>
          <w:szCs w:val="24"/>
        </w:rPr>
        <w:t xml:space="preserve"> with</w:t>
      </w:r>
      <w:r w:rsidR="00882047" w:rsidRPr="00E5038C">
        <w:rPr>
          <w:sz w:val="24"/>
          <w:szCs w:val="24"/>
        </w:rPr>
        <w:t xml:space="preserve"> densities of</w:t>
      </w:r>
      <w:r w:rsidRPr="00E5038C">
        <w:rPr>
          <w:sz w:val="24"/>
          <w:szCs w:val="24"/>
        </w:rPr>
        <w:t xml:space="preserve"> 1-2 ind.hour</w:t>
      </w:r>
      <w:r w:rsidR="00882047" w:rsidRPr="00E5038C">
        <w:rPr>
          <w:sz w:val="24"/>
          <w:szCs w:val="24"/>
          <w:vertAlign w:val="superscript"/>
        </w:rPr>
        <w:t>-1</w:t>
      </w:r>
      <w:r w:rsidRPr="00E5038C">
        <w:rPr>
          <w:sz w:val="24"/>
          <w:szCs w:val="24"/>
        </w:rPr>
        <w:t xml:space="preserve"> (</w:t>
      </w:r>
      <w:r w:rsidR="005C0479" w:rsidRPr="00E5038C">
        <w:fldChar w:fldCharType="begin"/>
      </w:r>
      <w:r w:rsidR="005C0479" w:rsidRPr="00E5038C">
        <w:instrText xml:space="preserve"> REF _Ref104544264 \h  \* MERGEFORMAT </w:instrText>
      </w:r>
      <w:r w:rsidR="005C0479" w:rsidRPr="00E5038C">
        <w:fldChar w:fldCharType="separate"/>
      </w:r>
      <w:r w:rsidRPr="00E5038C">
        <w:rPr>
          <w:sz w:val="24"/>
          <w:szCs w:val="24"/>
        </w:rPr>
        <w:t>Figure 9</w:t>
      </w:r>
      <w:r w:rsidR="005C0479" w:rsidRPr="00E5038C">
        <w:fldChar w:fldCharType="end"/>
      </w:r>
      <w:r w:rsidRPr="00E5038C">
        <w:rPr>
          <w:sz w:val="24"/>
          <w:szCs w:val="24"/>
        </w:rPr>
        <w:t xml:space="preserve">). Size </w:t>
      </w:r>
      <w:r w:rsidR="00501CC5" w:rsidRPr="00E5038C">
        <w:rPr>
          <w:sz w:val="24"/>
          <w:szCs w:val="24"/>
        </w:rPr>
        <w:t xml:space="preserve">of chinook salmon </w:t>
      </w:r>
      <w:r w:rsidRPr="00E5038C">
        <w:rPr>
          <w:sz w:val="24"/>
          <w:szCs w:val="24"/>
        </w:rPr>
        <w:t xml:space="preserve">varied </w:t>
      </w:r>
      <w:r w:rsidR="00501CC5" w:rsidRPr="00E5038C">
        <w:rPr>
          <w:sz w:val="24"/>
          <w:szCs w:val="24"/>
        </w:rPr>
        <w:t xml:space="preserve">between </w:t>
      </w:r>
      <w:r w:rsidRPr="00E5038C">
        <w:rPr>
          <w:sz w:val="24"/>
          <w:szCs w:val="24"/>
        </w:rPr>
        <w:t>44.5 to 48.8 cm (</w:t>
      </w:r>
      <w:r w:rsidR="005C0479" w:rsidRPr="00E5038C">
        <w:fldChar w:fldCharType="begin"/>
      </w:r>
      <w:r w:rsidR="005C0479" w:rsidRPr="00E5038C">
        <w:instrText xml:space="preserve"> REF _Ref104546110 \h  \* MERGEFORMAT </w:instrText>
      </w:r>
      <w:r w:rsidR="005C0479" w:rsidRPr="00E5038C">
        <w:fldChar w:fldCharType="separate"/>
      </w:r>
      <w:r w:rsidRPr="00E5038C">
        <w:rPr>
          <w:sz w:val="24"/>
          <w:szCs w:val="24"/>
        </w:rPr>
        <w:t xml:space="preserve">Figure </w:t>
      </w:r>
      <w:r w:rsidRPr="00E5038C">
        <w:rPr>
          <w:noProof/>
          <w:sz w:val="24"/>
          <w:szCs w:val="24"/>
        </w:rPr>
        <w:t>10</w:t>
      </w:r>
      <w:r w:rsidR="005C0479" w:rsidRPr="00E5038C">
        <w:fldChar w:fldCharType="end"/>
      </w:r>
      <w:r w:rsidRPr="00E5038C">
        <w:rPr>
          <w:sz w:val="24"/>
          <w:szCs w:val="24"/>
        </w:rPr>
        <w:t xml:space="preserve">). Condition factor of all </w:t>
      </w:r>
      <w:r w:rsidR="00501CC5" w:rsidRPr="00E5038C">
        <w:rPr>
          <w:sz w:val="24"/>
          <w:szCs w:val="24"/>
        </w:rPr>
        <w:t>c</w:t>
      </w:r>
      <w:r w:rsidRPr="00E5038C">
        <w:rPr>
          <w:sz w:val="24"/>
          <w:szCs w:val="24"/>
        </w:rPr>
        <w:t xml:space="preserve">hinook </w:t>
      </w:r>
      <w:r w:rsidRPr="00E5038C">
        <w:rPr>
          <w:sz w:val="24"/>
          <w:szCs w:val="24"/>
        </w:rPr>
        <w:lastRenderedPageBreak/>
        <w:t>caught was higher than 1.0 (</w:t>
      </w:r>
      <w:r w:rsidR="005C0479" w:rsidRPr="00E5038C">
        <w:fldChar w:fldCharType="begin"/>
      </w:r>
      <w:r w:rsidR="005C0479" w:rsidRPr="00E5038C">
        <w:instrText xml:space="preserve"> REF _Ref104551873 \h  \* MERGEFORMAT </w:instrText>
      </w:r>
      <w:r w:rsidR="005C0479" w:rsidRPr="00E5038C">
        <w:fldChar w:fldCharType="separate"/>
      </w:r>
      <w:r w:rsidRPr="00E5038C">
        <w:rPr>
          <w:sz w:val="24"/>
          <w:szCs w:val="24"/>
        </w:rPr>
        <w:t xml:space="preserve">Figure </w:t>
      </w:r>
      <w:r w:rsidRPr="00E5038C">
        <w:rPr>
          <w:noProof/>
          <w:sz w:val="24"/>
          <w:szCs w:val="24"/>
        </w:rPr>
        <w:t>11</w:t>
      </w:r>
      <w:r w:rsidR="005C0479" w:rsidRPr="00E5038C">
        <w:fldChar w:fldCharType="end"/>
      </w:r>
      <w:r w:rsidRPr="00E5038C">
        <w:rPr>
          <w:sz w:val="24"/>
          <w:szCs w:val="24"/>
        </w:rPr>
        <w:t>). The majority stomach content consisted of squids (</w:t>
      </w:r>
      <w:r w:rsidR="005C0479" w:rsidRPr="00E5038C">
        <w:fldChar w:fldCharType="begin"/>
      </w:r>
      <w:r w:rsidR="005C0479" w:rsidRPr="00E5038C">
        <w:instrText xml:space="preserve"> REF _Ref104555618 \h  \* MERGEFORMAT </w:instrText>
      </w:r>
      <w:r w:rsidR="005C0479" w:rsidRPr="00E5038C">
        <w:fldChar w:fldCharType="separate"/>
      </w:r>
      <w:r w:rsidRPr="00E5038C">
        <w:rPr>
          <w:sz w:val="24"/>
          <w:szCs w:val="24"/>
        </w:rPr>
        <w:t xml:space="preserve">Figure </w:t>
      </w:r>
      <w:r w:rsidRPr="00E5038C">
        <w:rPr>
          <w:noProof/>
          <w:sz w:val="24"/>
          <w:szCs w:val="24"/>
        </w:rPr>
        <w:t>12</w:t>
      </w:r>
      <w:r w:rsidR="005C0479" w:rsidRPr="00E5038C">
        <w:fldChar w:fldCharType="end"/>
      </w:r>
      <w:r w:rsidRPr="00E5038C">
        <w:rPr>
          <w:sz w:val="24"/>
          <w:szCs w:val="24"/>
        </w:rPr>
        <w:t xml:space="preserve">). Averaged ISF for Chinook was – 44 </w:t>
      </w:r>
      <w:r w:rsidR="003A48DE" w:rsidRPr="00E5038C">
        <w:rPr>
          <w:szCs w:val="24"/>
          <w:lang w:val="en-US"/>
        </w:rPr>
        <w:t>‱</w:t>
      </w:r>
      <w:r w:rsidR="00501CC5" w:rsidRPr="00E5038C">
        <w:rPr>
          <w:sz w:val="24"/>
          <w:szCs w:val="24"/>
        </w:rPr>
        <w:t>.</w:t>
      </w:r>
    </w:p>
    <w:p w14:paraId="00F48985" w14:textId="728F0C60" w:rsidR="00867B65" w:rsidRPr="00E5038C" w:rsidRDefault="00867B65" w:rsidP="00867B65">
      <w:pPr>
        <w:spacing w:before="240"/>
        <w:rPr>
          <w:sz w:val="24"/>
          <w:szCs w:val="24"/>
        </w:rPr>
      </w:pPr>
      <w:r w:rsidRPr="00E5038C">
        <w:rPr>
          <w:sz w:val="24"/>
          <w:szCs w:val="24"/>
        </w:rPr>
        <w:t xml:space="preserve">The total estimated abundance and biomass of Pacific salmon in the 0-30 m layer within the study area </w:t>
      </w:r>
      <w:r w:rsidR="00775C79" w:rsidRPr="00E5038C">
        <w:rPr>
          <w:sz w:val="24"/>
          <w:szCs w:val="24"/>
        </w:rPr>
        <w:t xml:space="preserve">estimated based on the trawl survey </w:t>
      </w:r>
      <w:r w:rsidRPr="00E5038C">
        <w:rPr>
          <w:sz w:val="24"/>
          <w:szCs w:val="24"/>
        </w:rPr>
        <w:t xml:space="preserve">was 146.8 million ind. and 60.8 thousand </w:t>
      </w:r>
      <w:r w:rsidR="00501CC5" w:rsidRPr="00E5038C">
        <w:rPr>
          <w:sz w:val="24"/>
          <w:szCs w:val="24"/>
        </w:rPr>
        <w:t>metric tonnes</w:t>
      </w:r>
      <w:r w:rsidRPr="00E5038C">
        <w:rPr>
          <w:sz w:val="24"/>
          <w:szCs w:val="24"/>
        </w:rPr>
        <w:t>, respectively (</w:t>
      </w:r>
      <w:r w:rsidR="005C0479" w:rsidRPr="00E5038C">
        <w:fldChar w:fldCharType="begin"/>
      </w:r>
      <w:r w:rsidR="005C0479" w:rsidRPr="00E5038C">
        <w:instrText xml:space="preserve"> REF _Ref104556918 \h  \* MERGEFORMAT </w:instrText>
      </w:r>
      <w:r w:rsidR="005C0479" w:rsidRPr="00E5038C">
        <w:fldChar w:fldCharType="separate"/>
      </w:r>
      <w:r w:rsidRPr="00E5038C">
        <w:rPr>
          <w:sz w:val="24"/>
          <w:szCs w:val="24"/>
        </w:rPr>
        <w:t>Table 3</w:t>
      </w:r>
      <w:r w:rsidR="005C0479" w:rsidRPr="00E5038C">
        <w:fldChar w:fldCharType="end"/>
      </w:r>
      <w:r w:rsidRPr="00E5038C">
        <w:rPr>
          <w:sz w:val="24"/>
          <w:szCs w:val="24"/>
        </w:rPr>
        <w:t xml:space="preserve">). It is known that </w:t>
      </w:r>
      <w:r w:rsidR="005620D2" w:rsidRPr="00E5038C">
        <w:rPr>
          <w:sz w:val="24"/>
          <w:szCs w:val="24"/>
        </w:rPr>
        <w:t xml:space="preserve">surface </w:t>
      </w:r>
      <w:r w:rsidRPr="00E5038C">
        <w:rPr>
          <w:sz w:val="24"/>
          <w:szCs w:val="24"/>
        </w:rPr>
        <w:t>isothermal</w:t>
      </w:r>
      <w:r w:rsidR="003A48DE" w:rsidRPr="00E5038C">
        <w:rPr>
          <w:sz w:val="24"/>
          <w:szCs w:val="24"/>
        </w:rPr>
        <w:t xml:space="preserve"> </w:t>
      </w:r>
      <w:r w:rsidR="005620D2" w:rsidRPr="00E5038C">
        <w:rPr>
          <w:sz w:val="24"/>
          <w:szCs w:val="24"/>
        </w:rPr>
        <w:t>ML</w:t>
      </w:r>
      <w:r w:rsidRPr="00E5038C">
        <w:rPr>
          <w:sz w:val="24"/>
          <w:szCs w:val="24"/>
        </w:rPr>
        <w:t xml:space="preserve">, which is believed to be </w:t>
      </w:r>
      <w:r w:rsidR="005620D2" w:rsidRPr="00E5038C">
        <w:rPr>
          <w:sz w:val="24"/>
          <w:szCs w:val="24"/>
        </w:rPr>
        <w:t xml:space="preserve">the layer of </w:t>
      </w:r>
      <w:r w:rsidRPr="00E5038C">
        <w:rPr>
          <w:sz w:val="24"/>
          <w:szCs w:val="24"/>
        </w:rPr>
        <w:t>Pacific salmon habitat, reaches 100 m depth</w:t>
      </w:r>
      <w:r w:rsidR="005620D2" w:rsidRPr="00E5038C">
        <w:rPr>
          <w:sz w:val="24"/>
          <w:szCs w:val="24"/>
        </w:rPr>
        <w:t xml:space="preserve"> in winter-spring in the studied area</w:t>
      </w:r>
      <w:r w:rsidRPr="00E5038C">
        <w:rPr>
          <w:sz w:val="24"/>
          <w:szCs w:val="24"/>
        </w:rPr>
        <w:t xml:space="preserve">. Previous studies in the NPO have shown that in winter-spring salmon are </w:t>
      </w:r>
      <w:r w:rsidR="005620D2" w:rsidRPr="00E5038C">
        <w:rPr>
          <w:sz w:val="24"/>
          <w:szCs w:val="24"/>
        </w:rPr>
        <w:t>distributed</w:t>
      </w:r>
      <w:r w:rsidRPr="00E5038C">
        <w:rPr>
          <w:sz w:val="24"/>
          <w:szCs w:val="24"/>
        </w:rPr>
        <w:t xml:space="preserve"> not only in the upper 0-30 m layer, but also </w:t>
      </w:r>
      <w:r w:rsidR="005620D2" w:rsidRPr="00E5038C">
        <w:rPr>
          <w:sz w:val="24"/>
          <w:szCs w:val="24"/>
        </w:rPr>
        <w:t>at deeper depths (Starovoytov et al. 2009, Naydenko et al. 2010, Glebov et al. 2011).</w:t>
      </w:r>
      <w:r w:rsidRPr="00E5038C">
        <w:rPr>
          <w:sz w:val="24"/>
          <w:szCs w:val="24"/>
        </w:rPr>
        <w:t xml:space="preserve"> </w:t>
      </w:r>
      <w:r w:rsidR="005620D2" w:rsidRPr="00E5038C">
        <w:rPr>
          <w:sz w:val="24"/>
          <w:szCs w:val="24"/>
        </w:rPr>
        <w:t>F</w:t>
      </w:r>
      <w:r w:rsidRPr="00E5038C">
        <w:rPr>
          <w:sz w:val="24"/>
          <w:szCs w:val="24"/>
        </w:rPr>
        <w:t>or example, in the 30-60 m layer their concentrations were comparable and, sometimes, even higher</w:t>
      </w:r>
      <w:r w:rsidR="005620D2" w:rsidRPr="00E5038C">
        <w:rPr>
          <w:sz w:val="24"/>
          <w:szCs w:val="24"/>
        </w:rPr>
        <w:t>, than in the layer 0-30 m</w:t>
      </w:r>
      <w:r w:rsidRPr="00E5038C">
        <w:rPr>
          <w:sz w:val="24"/>
          <w:szCs w:val="24"/>
        </w:rPr>
        <w:t>.</w:t>
      </w:r>
    </w:p>
    <w:p w14:paraId="404C7208" w14:textId="1F74F858" w:rsidR="00867B65" w:rsidRPr="00E5038C" w:rsidRDefault="00867B65" w:rsidP="00867B65">
      <w:pPr>
        <w:spacing w:before="240"/>
        <w:rPr>
          <w:sz w:val="24"/>
          <w:szCs w:val="24"/>
        </w:rPr>
      </w:pPr>
      <w:r w:rsidRPr="00E5038C">
        <w:rPr>
          <w:sz w:val="24"/>
          <w:szCs w:val="24"/>
        </w:rPr>
        <w:t>According to acoustic surveys in March 2-20, 2022, the ratio of salmonids in the 0-30 m to 30-100 m layer was 65/35% (</w:t>
      </w:r>
      <w:r w:rsidR="005C0479" w:rsidRPr="00E5038C">
        <w:fldChar w:fldCharType="begin"/>
      </w:r>
      <w:r w:rsidR="005C0479" w:rsidRPr="00E5038C">
        <w:instrText xml:space="preserve"> REF _Ref104556959 \h  \* MERGEFORMAT </w:instrText>
      </w:r>
      <w:r w:rsidR="005C0479" w:rsidRPr="00E5038C">
        <w:fldChar w:fldCharType="separate"/>
      </w:r>
      <w:r w:rsidRPr="00E5038C">
        <w:rPr>
          <w:sz w:val="24"/>
          <w:szCs w:val="24"/>
        </w:rPr>
        <w:t xml:space="preserve">Figure </w:t>
      </w:r>
      <w:r w:rsidRPr="00E5038C">
        <w:rPr>
          <w:noProof/>
          <w:sz w:val="24"/>
          <w:szCs w:val="24"/>
        </w:rPr>
        <w:t>13</w:t>
      </w:r>
      <w:r w:rsidR="005C0479" w:rsidRPr="00E5038C">
        <w:fldChar w:fldCharType="end"/>
      </w:r>
      <w:r w:rsidRPr="00E5038C">
        <w:rPr>
          <w:sz w:val="24"/>
          <w:szCs w:val="24"/>
        </w:rPr>
        <w:t xml:space="preserve">). </w:t>
      </w:r>
      <w:r w:rsidR="00C03FC5" w:rsidRPr="00E5038C">
        <w:rPr>
          <w:sz w:val="24"/>
          <w:szCs w:val="24"/>
          <w:lang w:val="en-US"/>
        </w:rPr>
        <w:t>This observation allows us to estimate total</w:t>
      </w:r>
      <w:r w:rsidRPr="00E5038C">
        <w:rPr>
          <w:sz w:val="24"/>
          <w:szCs w:val="24"/>
        </w:rPr>
        <w:t xml:space="preserve"> salmon abundance and biomass in the 0-100 m layer </w:t>
      </w:r>
      <w:r w:rsidR="00C03FC5" w:rsidRPr="00E5038C">
        <w:rPr>
          <w:sz w:val="24"/>
          <w:szCs w:val="24"/>
        </w:rPr>
        <w:t>of about</w:t>
      </w:r>
      <w:r w:rsidRPr="00E5038C">
        <w:rPr>
          <w:sz w:val="24"/>
          <w:szCs w:val="24"/>
        </w:rPr>
        <w:t xml:space="preserve"> 225.8 million and 93.5 thousand tons, respectively.</w:t>
      </w:r>
    </w:p>
    <w:p w14:paraId="4FBF7805" w14:textId="20D171DA" w:rsidR="00867B65" w:rsidRPr="00E5038C" w:rsidRDefault="00867B65" w:rsidP="00867B65">
      <w:pPr>
        <w:spacing w:before="240"/>
        <w:rPr>
          <w:sz w:val="24"/>
          <w:szCs w:val="24"/>
        </w:rPr>
      </w:pPr>
      <w:r w:rsidRPr="00E5038C">
        <w:rPr>
          <w:sz w:val="24"/>
          <w:szCs w:val="24"/>
        </w:rPr>
        <w:t xml:space="preserve">Further DNA analysis will make it possible to determine the population identity of mixed catches of Pacific salmon. However, we assume that most of the sockeye salmon accounted in the study area belonged </w:t>
      </w:r>
      <w:r w:rsidR="00C03FC5" w:rsidRPr="00E5038C">
        <w:rPr>
          <w:sz w:val="24"/>
          <w:szCs w:val="24"/>
        </w:rPr>
        <w:t xml:space="preserve">to </w:t>
      </w:r>
      <w:r w:rsidRPr="00E5038C">
        <w:rPr>
          <w:sz w:val="24"/>
          <w:szCs w:val="24"/>
        </w:rPr>
        <w:t xml:space="preserve">Bristol Bay population. Pink salmon could have originated from either the Alaskan populations or the eastern Kamchatka </w:t>
      </w:r>
      <w:r w:rsidR="00C03FC5" w:rsidRPr="00E5038C">
        <w:rPr>
          <w:sz w:val="24"/>
          <w:szCs w:val="24"/>
        </w:rPr>
        <w:t>populations</w:t>
      </w:r>
      <w:r w:rsidRPr="00E5038C">
        <w:rPr>
          <w:sz w:val="24"/>
          <w:szCs w:val="24"/>
        </w:rPr>
        <w:t>. The results of the survey</w:t>
      </w:r>
      <w:r w:rsidR="003A48DE" w:rsidRPr="00E5038C">
        <w:rPr>
          <w:sz w:val="24"/>
          <w:szCs w:val="24"/>
        </w:rPr>
        <w:t xml:space="preserve"> preliminarily confirm</w:t>
      </w:r>
      <w:r w:rsidRPr="00E5038C">
        <w:rPr>
          <w:sz w:val="24"/>
          <w:szCs w:val="24"/>
        </w:rPr>
        <w:t xml:space="preserve"> the low level of Eastern Kamchatka pink salmon abundance generation of 2020, as well as the quite high level of the Bristol Bay sockeye salmon abundance.</w:t>
      </w:r>
    </w:p>
    <w:p w14:paraId="7F6C3852" w14:textId="00C38327" w:rsidR="00867B65" w:rsidRPr="00E5038C" w:rsidRDefault="00867B65" w:rsidP="00867B65">
      <w:pPr>
        <w:spacing w:before="240"/>
        <w:rPr>
          <w:sz w:val="24"/>
          <w:szCs w:val="24"/>
        </w:rPr>
      </w:pPr>
      <w:r w:rsidRPr="00E5038C">
        <w:rPr>
          <w:sz w:val="24"/>
          <w:szCs w:val="24"/>
        </w:rPr>
        <w:t xml:space="preserve">The Pacific salmon trawl and acoustic distribution suggest that during the winter-spring period Pacific salmon were very dispersed within </w:t>
      </w:r>
      <w:r w:rsidR="00C03FC5" w:rsidRPr="00E5038C">
        <w:rPr>
          <w:sz w:val="24"/>
          <w:szCs w:val="24"/>
        </w:rPr>
        <w:t xml:space="preserve">the </w:t>
      </w:r>
      <w:r w:rsidRPr="00E5038C">
        <w:rPr>
          <w:sz w:val="24"/>
          <w:szCs w:val="24"/>
        </w:rPr>
        <w:t xml:space="preserve">study area with no obvious patterns in relation to temperature </w:t>
      </w:r>
      <w:r w:rsidR="00C03FC5" w:rsidRPr="00E5038C">
        <w:rPr>
          <w:sz w:val="24"/>
          <w:szCs w:val="24"/>
        </w:rPr>
        <w:t xml:space="preserve">or </w:t>
      </w:r>
      <w:r w:rsidRPr="00E5038C">
        <w:rPr>
          <w:sz w:val="24"/>
          <w:szCs w:val="24"/>
        </w:rPr>
        <w:t>longitude in the subarctic front</w:t>
      </w:r>
      <w:r w:rsidR="00C03FC5" w:rsidRPr="00E5038C">
        <w:rPr>
          <w:sz w:val="24"/>
          <w:szCs w:val="24"/>
        </w:rPr>
        <w:t>al</w:t>
      </w:r>
      <w:r w:rsidRPr="00E5038C">
        <w:rPr>
          <w:sz w:val="24"/>
          <w:szCs w:val="24"/>
        </w:rPr>
        <w:t xml:space="preserve"> zone. However, despite generally dispersed distribution</w:t>
      </w:r>
      <w:r w:rsidR="00C03FC5" w:rsidRPr="00E5038C">
        <w:rPr>
          <w:sz w:val="24"/>
          <w:szCs w:val="24"/>
        </w:rPr>
        <w:t>,</w:t>
      </w:r>
      <w:r w:rsidRPr="00E5038C">
        <w:rPr>
          <w:sz w:val="24"/>
          <w:szCs w:val="24"/>
        </w:rPr>
        <w:t xml:space="preserve"> there was evidence that juvenile Pacific salmon can form short-term localized </w:t>
      </w:r>
      <w:r w:rsidR="00E936D7" w:rsidRPr="00E5038C">
        <w:rPr>
          <w:sz w:val="24"/>
          <w:szCs w:val="24"/>
        </w:rPr>
        <w:t xml:space="preserve">dense </w:t>
      </w:r>
      <w:r w:rsidRPr="00E5038C">
        <w:rPr>
          <w:sz w:val="24"/>
          <w:szCs w:val="24"/>
        </w:rPr>
        <w:t>aggregations. The joint analysis of catch data from Pan-Pacific expedition in accordance with salmon population status might reveal some patterns in salmon spatial and thermal distribution.</w:t>
      </w:r>
    </w:p>
    <w:p w14:paraId="75B9A031" w14:textId="6FF76C88" w:rsidR="00867B65" w:rsidRPr="00E5038C" w:rsidRDefault="00867B65" w:rsidP="00867B65">
      <w:pPr>
        <w:spacing w:before="240"/>
        <w:rPr>
          <w:sz w:val="24"/>
          <w:szCs w:val="24"/>
        </w:rPr>
      </w:pPr>
      <w:r w:rsidRPr="00E5038C">
        <w:rPr>
          <w:sz w:val="24"/>
          <w:szCs w:val="24"/>
        </w:rPr>
        <w:t xml:space="preserve">In March 2022, the range of vertical migrations of salmon according to acoustic data was wider (down to 100 m) compared to the summer period (usually does not exceed 50 m depth), due to the increase in thickness of the upper </w:t>
      </w:r>
      <w:r w:rsidR="00C03FC5" w:rsidRPr="00E5038C">
        <w:rPr>
          <w:sz w:val="24"/>
          <w:szCs w:val="24"/>
        </w:rPr>
        <w:t>ML</w:t>
      </w:r>
      <w:r w:rsidRPr="00E5038C">
        <w:rPr>
          <w:sz w:val="24"/>
          <w:szCs w:val="24"/>
        </w:rPr>
        <w:t>.</w:t>
      </w:r>
    </w:p>
    <w:p w14:paraId="6D43621F" w14:textId="6044EDD2" w:rsidR="00867B65" w:rsidRPr="00E5038C" w:rsidRDefault="00867B65" w:rsidP="00867B65">
      <w:pPr>
        <w:spacing w:before="240"/>
        <w:rPr>
          <w:sz w:val="24"/>
          <w:szCs w:val="24"/>
        </w:rPr>
      </w:pPr>
      <w:r w:rsidRPr="00E5038C">
        <w:rPr>
          <w:sz w:val="24"/>
          <w:szCs w:val="24"/>
        </w:rPr>
        <w:t xml:space="preserve">Stomach content analysis showed that feeding intensity of the majority of individuals was low: about 90% of all analyzed stomachs had a score of fulness-1, although some individuals had full stomachs. Stomach fullness indices (ISF) of Pacific salmon were, on average, at 50-100 </w:t>
      </w:r>
      <w:r w:rsidR="003A48DE" w:rsidRPr="00E5038C">
        <w:rPr>
          <w:szCs w:val="24"/>
          <w:lang w:val="en-US"/>
        </w:rPr>
        <w:t>‱</w:t>
      </w:r>
      <w:r w:rsidR="00C03FC5" w:rsidRPr="00E5038C">
        <w:rPr>
          <w:sz w:val="24"/>
          <w:szCs w:val="24"/>
        </w:rPr>
        <w:t>.</w:t>
      </w:r>
      <w:r w:rsidRPr="00E5038C">
        <w:rPr>
          <w:sz w:val="24"/>
          <w:szCs w:val="24"/>
        </w:rPr>
        <w:t xml:space="preserve"> </w:t>
      </w:r>
      <w:r w:rsidR="00C03FC5" w:rsidRPr="00E5038C">
        <w:rPr>
          <w:sz w:val="24"/>
          <w:szCs w:val="24"/>
        </w:rPr>
        <w:t xml:space="preserve">We </w:t>
      </w:r>
      <w:r w:rsidRPr="00E5038C">
        <w:rPr>
          <w:sz w:val="24"/>
          <w:szCs w:val="24"/>
        </w:rPr>
        <w:t>assume this index was not critical</w:t>
      </w:r>
      <w:r w:rsidR="00C03FC5" w:rsidRPr="00E5038C">
        <w:rPr>
          <w:sz w:val="24"/>
          <w:szCs w:val="24"/>
        </w:rPr>
        <w:t xml:space="preserve"> for salmon survival</w:t>
      </w:r>
      <w:r w:rsidRPr="00E5038C">
        <w:rPr>
          <w:sz w:val="24"/>
          <w:szCs w:val="24"/>
        </w:rPr>
        <w:t>, but rather indicated a feeding regime</w:t>
      </w:r>
      <w:r w:rsidR="00C03FC5" w:rsidRPr="00E5038C">
        <w:rPr>
          <w:sz w:val="24"/>
          <w:szCs w:val="24"/>
        </w:rPr>
        <w:t xml:space="preserve"> sufficient to support winter survival</w:t>
      </w:r>
      <w:r w:rsidRPr="00E5038C">
        <w:rPr>
          <w:sz w:val="24"/>
          <w:szCs w:val="24"/>
        </w:rPr>
        <w:t xml:space="preserve">. Normal biological condition of salmon is also evidenced by the condition factor, which was close </w:t>
      </w:r>
      <w:r w:rsidR="006C3BA1" w:rsidRPr="00E5038C">
        <w:rPr>
          <w:sz w:val="24"/>
          <w:szCs w:val="24"/>
        </w:rPr>
        <w:t xml:space="preserve">to </w:t>
      </w:r>
      <w:r w:rsidRPr="00E5038C">
        <w:rPr>
          <w:sz w:val="24"/>
          <w:szCs w:val="24"/>
        </w:rPr>
        <w:t>1.0 in most cases (</w:t>
      </w:r>
      <w:r w:rsidR="006C3BA1" w:rsidRPr="00E5038C">
        <w:rPr>
          <w:sz w:val="24"/>
          <w:szCs w:val="24"/>
        </w:rPr>
        <w:t>except for</w:t>
      </w:r>
      <w:r w:rsidRPr="00E5038C">
        <w:rPr>
          <w:sz w:val="24"/>
          <w:szCs w:val="24"/>
        </w:rPr>
        <w:t xml:space="preserve"> pink salmon).</w:t>
      </w:r>
    </w:p>
    <w:p w14:paraId="4D1835DF" w14:textId="77777777" w:rsidR="00867B65" w:rsidRPr="00E5038C" w:rsidRDefault="00867B65" w:rsidP="00867B65">
      <w:pPr>
        <w:pStyle w:val="2"/>
        <w:rPr>
          <w:rFonts w:ascii="Times New Roman" w:hAnsi="Times New Roman" w:cs="Times New Roman"/>
          <w:color w:val="auto"/>
          <w:sz w:val="24"/>
          <w:szCs w:val="24"/>
        </w:rPr>
      </w:pPr>
      <w:r w:rsidRPr="00E5038C">
        <w:rPr>
          <w:rFonts w:ascii="Times New Roman" w:hAnsi="Times New Roman" w:cs="Times New Roman"/>
          <w:color w:val="auto"/>
          <w:sz w:val="24"/>
          <w:szCs w:val="24"/>
        </w:rPr>
        <w:t xml:space="preserve">Other species </w:t>
      </w:r>
    </w:p>
    <w:p w14:paraId="34D79A88" w14:textId="2010ED75" w:rsidR="00867B65" w:rsidRPr="00A70E18" w:rsidRDefault="00867B65" w:rsidP="00867B65">
      <w:pPr>
        <w:spacing w:before="240"/>
        <w:rPr>
          <w:sz w:val="24"/>
          <w:szCs w:val="24"/>
        </w:rPr>
      </w:pPr>
      <w:r w:rsidRPr="00E5038C">
        <w:rPr>
          <w:sz w:val="24"/>
          <w:szCs w:val="24"/>
        </w:rPr>
        <w:t>A total of 27 species (including Pacific salmon) of nekton and macroplankton (</w:t>
      </w:r>
      <w:r w:rsidR="005C0479" w:rsidRPr="00E5038C">
        <w:fldChar w:fldCharType="begin"/>
      </w:r>
      <w:r w:rsidR="005C0479" w:rsidRPr="00E5038C">
        <w:instrText xml:space="preserve"> REF _Ref104556918 \h  \* MERGEFORMAT </w:instrText>
      </w:r>
      <w:r w:rsidR="005C0479" w:rsidRPr="00E5038C">
        <w:fldChar w:fldCharType="separate"/>
      </w:r>
      <w:r w:rsidRPr="00E5038C">
        <w:rPr>
          <w:sz w:val="24"/>
          <w:szCs w:val="24"/>
        </w:rPr>
        <w:t>Table 3</w:t>
      </w:r>
      <w:r w:rsidR="005C0479" w:rsidRPr="00E5038C">
        <w:fldChar w:fldCharType="end"/>
      </w:r>
      <w:r w:rsidRPr="00E5038C">
        <w:rPr>
          <w:sz w:val="24"/>
          <w:szCs w:val="24"/>
        </w:rPr>
        <w:t>)</w:t>
      </w:r>
      <w:r w:rsidR="006C3BA1" w:rsidRPr="00E5038C">
        <w:rPr>
          <w:sz w:val="24"/>
          <w:szCs w:val="24"/>
        </w:rPr>
        <w:t xml:space="preserve"> were observed in catches during the R/V «TINRO» survey in March 2-20, 2022</w:t>
      </w:r>
      <w:r w:rsidRPr="00E5038C">
        <w:rPr>
          <w:sz w:val="24"/>
          <w:szCs w:val="24"/>
        </w:rPr>
        <w:t>, including 11 species of fish, 7 species of squid, 6 species of jellyfish, and 3 species</w:t>
      </w:r>
      <w:r w:rsidRPr="00A70E18">
        <w:rPr>
          <w:sz w:val="24"/>
          <w:szCs w:val="24"/>
        </w:rPr>
        <w:t xml:space="preserve"> of salps.</w:t>
      </w:r>
    </w:p>
    <w:p w14:paraId="4E502A2C" w14:textId="10C0304A" w:rsidR="00867B65" w:rsidRDefault="00867B65" w:rsidP="00867B65">
      <w:pPr>
        <w:spacing w:before="240"/>
        <w:rPr>
          <w:sz w:val="24"/>
          <w:szCs w:val="24"/>
        </w:rPr>
      </w:pPr>
      <w:r w:rsidRPr="00A70E18">
        <w:rPr>
          <w:sz w:val="24"/>
          <w:szCs w:val="24"/>
        </w:rPr>
        <w:lastRenderedPageBreak/>
        <w:t xml:space="preserve">The most frequently encountered species were: </w:t>
      </w:r>
      <w:r w:rsidR="0028120D">
        <w:rPr>
          <w:i/>
          <w:sz w:val="24"/>
          <w:szCs w:val="24"/>
        </w:rPr>
        <w:t>Tarletonbeania crenularis (tailory)</w:t>
      </w:r>
      <w:r w:rsidRPr="00A70E18">
        <w:rPr>
          <w:sz w:val="24"/>
          <w:szCs w:val="24"/>
        </w:rPr>
        <w:t xml:space="preserve"> - 80% (only night trawls accounted), sockeye salmon (</w:t>
      </w:r>
      <w:r w:rsidRPr="0028120D">
        <w:rPr>
          <w:i/>
          <w:sz w:val="24"/>
          <w:szCs w:val="24"/>
        </w:rPr>
        <w:t>O. nerka</w:t>
      </w:r>
      <w:r w:rsidRPr="00A70E18">
        <w:rPr>
          <w:sz w:val="24"/>
          <w:szCs w:val="24"/>
        </w:rPr>
        <w:t xml:space="preserve">) - 78%, </w:t>
      </w:r>
      <w:r w:rsidRPr="0028120D">
        <w:rPr>
          <w:i/>
          <w:sz w:val="24"/>
          <w:szCs w:val="24"/>
        </w:rPr>
        <w:t>Aequorea</w:t>
      </w:r>
      <w:r w:rsidRPr="00A70E18">
        <w:rPr>
          <w:sz w:val="24"/>
          <w:szCs w:val="24"/>
        </w:rPr>
        <w:t xml:space="preserve"> sp. - 72%, </w:t>
      </w:r>
      <w:r w:rsidRPr="0028120D">
        <w:rPr>
          <w:i/>
          <w:sz w:val="24"/>
          <w:szCs w:val="24"/>
        </w:rPr>
        <w:t>Phacellophora catschatica</w:t>
      </w:r>
      <w:r w:rsidRPr="00A70E18">
        <w:rPr>
          <w:sz w:val="24"/>
          <w:szCs w:val="24"/>
        </w:rPr>
        <w:t xml:space="preserve"> - 72%, </w:t>
      </w:r>
      <w:r w:rsidRPr="0028120D">
        <w:rPr>
          <w:i/>
          <w:sz w:val="24"/>
          <w:szCs w:val="24"/>
        </w:rPr>
        <w:t>Boreoteuthis borealis</w:t>
      </w:r>
      <w:r w:rsidRPr="00A70E18">
        <w:rPr>
          <w:sz w:val="24"/>
          <w:szCs w:val="24"/>
        </w:rPr>
        <w:t xml:space="preserve"> - 67% (only night trawls accounted). The most abundant species were salps</w:t>
      </w:r>
      <w:r w:rsidR="002A34EB">
        <w:rPr>
          <w:sz w:val="24"/>
          <w:szCs w:val="24"/>
        </w:rPr>
        <w:t xml:space="preserve"> </w:t>
      </w:r>
      <w:r w:rsidR="002A34EB">
        <w:rPr>
          <w:i/>
          <w:sz w:val="24"/>
          <w:szCs w:val="24"/>
        </w:rPr>
        <w:t>Salpa aspera</w:t>
      </w:r>
      <w:r w:rsidRPr="00A70E18">
        <w:rPr>
          <w:sz w:val="24"/>
          <w:szCs w:val="24"/>
        </w:rPr>
        <w:t xml:space="preserve">, </w:t>
      </w:r>
      <w:r w:rsidR="002A34EB">
        <w:rPr>
          <w:sz w:val="24"/>
          <w:szCs w:val="24"/>
        </w:rPr>
        <w:t xml:space="preserve">squid </w:t>
      </w:r>
      <w:r w:rsidRPr="0028120D">
        <w:rPr>
          <w:i/>
          <w:sz w:val="24"/>
          <w:szCs w:val="24"/>
        </w:rPr>
        <w:t>Okutania anonycha</w:t>
      </w:r>
      <w:r w:rsidRPr="00A70E18">
        <w:rPr>
          <w:sz w:val="24"/>
          <w:szCs w:val="24"/>
        </w:rPr>
        <w:t xml:space="preserve"> , </w:t>
      </w:r>
      <w:r w:rsidRPr="0028120D">
        <w:rPr>
          <w:i/>
          <w:sz w:val="24"/>
          <w:szCs w:val="24"/>
        </w:rPr>
        <w:t>Gasterosteus aculeatus</w:t>
      </w:r>
      <w:r w:rsidRPr="00A70E18">
        <w:rPr>
          <w:sz w:val="24"/>
          <w:szCs w:val="24"/>
        </w:rPr>
        <w:t xml:space="preserve">, </w:t>
      </w:r>
      <w:r w:rsidR="002A34EB">
        <w:rPr>
          <w:sz w:val="24"/>
          <w:szCs w:val="24"/>
        </w:rPr>
        <w:t xml:space="preserve">and jellyfish </w:t>
      </w:r>
      <w:r w:rsidRPr="0028120D">
        <w:rPr>
          <w:i/>
          <w:sz w:val="24"/>
          <w:szCs w:val="24"/>
        </w:rPr>
        <w:t>Chrysaora melonaster</w:t>
      </w:r>
      <w:r w:rsidRPr="00A70E18">
        <w:rPr>
          <w:sz w:val="24"/>
          <w:szCs w:val="24"/>
        </w:rPr>
        <w:t xml:space="preserve">, </w:t>
      </w:r>
      <w:r w:rsidRPr="0028120D">
        <w:rPr>
          <w:i/>
          <w:sz w:val="24"/>
          <w:szCs w:val="24"/>
        </w:rPr>
        <w:t>Phacellophora camtshchatica</w:t>
      </w:r>
      <w:r w:rsidRPr="00A70E18">
        <w:rPr>
          <w:sz w:val="24"/>
          <w:szCs w:val="24"/>
        </w:rPr>
        <w:t xml:space="preserve"> (</w:t>
      </w:r>
      <w:r w:rsidR="005C0479">
        <w:fldChar w:fldCharType="begin"/>
      </w:r>
      <w:r w:rsidR="005C0479">
        <w:instrText xml:space="preserve"> REF _Ref104556918 \h  \* MERGEFORMAT </w:instrText>
      </w:r>
      <w:r w:rsidR="005C0479">
        <w:fldChar w:fldCharType="separate"/>
      </w:r>
      <w:r w:rsidRPr="00A70E18">
        <w:rPr>
          <w:sz w:val="24"/>
          <w:szCs w:val="24"/>
        </w:rPr>
        <w:t>Table 3</w:t>
      </w:r>
      <w:r w:rsidR="005C0479">
        <w:fldChar w:fldCharType="end"/>
      </w:r>
      <w:r w:rsidRPr="00A70E18">
        <w:rPr>
          <w:sz w:val="24"/>
          <w:szCs w:val="24"/>
        </w:rPr>
        <w:t>).</w:t>
      </w:r>
    </w:p>
    <w:p w14:paraId="3809381D" w14:textId="77777777" w:rsidR="003A48DE" w:rsidRPr="00A70E18" w:rsidRDefault="003A48DE" w:rsidP="00867B65">
      <w:pPr>
        <w:spacing w:before="240"/>
        <w:rPr>
          <w:sz w:val="24"/>
          <w:szCs w:val="24"/>
        </w:rPr>
      </w:pPr>
    </w:p>
    <w:p w14:paraId="746EC0DC" w14:textId="77777777" w:rsidR="00867B65" w:rsidRDefault="00867B65" w:rsidP="00867B65">
      <w:pPr>
        <w:spacing w:before="46"/>
        <w:ind w:right="517"/>
        <w:jc w:val="center"/>
        <w:rPr>
          <w:sz w:val="24"/>
          <w:szCs w:val="24"/>
        </w:rPr>
      </w:pPr>
      <w:r>
        <w:rPr>
          <w:noProof/>
          <w:sz w:val="24"/>
          <w:szCs w:val="24"/>
          <w:lang w:val="ru-RU" w:eastAsia="ru-RU"/>
        </w:rPr>
        <w:drawing>
          <wp:inline distT="0" distB="0" distL="0" distR="0" wp14:anchorId="58B6641F" wp14:editId="682BCD42">
            <wp:extent cx="5573324" cy="2114550"/>
            <wp:effectExtent l="19050" t="0" r="8326" b="0"/>
            <wp:docPr id="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578188" cy="2116395"/>
                    </a:xfrm>
                    <a:prstGeom prst="rect">
                      <a:avLst/>
                    </a:prstGeom>
                    <a:noFill/>
                  </pic:spPr>
                </pic:pic>
              </a:graphicData>
            </a:graphic>
          </wp:inline>
        </w:drawing>
      </w:r>
    </w:p>
    <w:p w14:paraId="57E9A0D2" w14:textId="77777777" w:rsidR="00867B65" w:rsidRPr="00733CE5" w:rsidRDefault="00867B65" w:rsidP="00867B65">
      <w:pPr>
        <w:pStyle w:val="af4"/>
        <w:jc w:val="center"/>
        <w:rPr>
          <w:b w:val="0"/>
          <w:color w:val="auto"/>
          <w:sz w:val="24"/>
          <w:szCs w:val="24"/>
        </w:rPr>
      </w:pPr>
      <w:bookmarkStart w:id="6" w:name="_Ref104468177"/>
      <w:r w:rsidRPr="00733CE5">
        <w:rPr>
          <w:b w:val="0"/>
          <w:color w:val="auto"/>
          <w:sz w:val="24"/>
          <w:szCs w:val="24"/>
        </w:rPr>
        <w:t xml:space="preserve">Figure </w:t>
      </w:r>
      <w:r w:rsidRPr="00733CE5">
        <w:rPr>
          <w:b w:val="0"/>
          <w:color w:val="auto"/>
          <w:sz w:val="24"/>
          <w:szCs w:val="24"/>
        </w:rPr>
        <w:fldChar w:fldCharType="begin"/>
      </w:r>
      <w:r w:rsidRPr="00733CE5">
        <w:rPr>
          <w:b w:val="0"/>
          <w:color w:val="auto"/>
          <w:sz w:val="24"/>
          <w:szCs w:val="24"/>
        </w:rPr>
        <w:instrText xml:space="preserve"> SEQ Figure \* ARABIC </w:instrText>
      </w:r>
      <w:r w:rsidRPr="00733CE5">
        <w:rPr>
          <w:b w:val="0"/>
          <w:color w:val="auto"/>
          <w:sz w:val="24"/>
          <w:szCs w:val="24"/>
        </w:rPr>
        <w:fldChar w:fldCharType="separate"/>
      </w:r>
      <w:r>
        <w:rPr>
          <w:b w:val="0"/>
          <w:noProof/>
          <w:color w:val="auto"/>
          <w:sz w:val="24"/>
          <w:szCs w:val="24"/>
        </w:rPr>
        <w:t>1</w:t>
      </w:r>
      <w:r w:rsidRPr="00733CE5">
        <w:rPr>
          <w:b w:val="0"/>
          <w:color w:val="auto"/>
          <w:sz w:val="24"/>
          <w:szCs w:val="24"/>
        </w:rPr>
        <w:fldChar w:fldCharType="end"/>
      </w:r>
      <w:bookmarkEnd w:id="6"/>
      <w:r w:rsidRPr="00733CE5">
        <w:rPr>
          <w:b w:val="0"/>
          <w:color w:val="auto"/>
          <w:sz w:val="24"/>
          <w:szCs w:val="24"/>
        </w:rPr>
        <w:t>. Expedition trawl stations and zones sampled during the IYS 2022 Pan-Pacif</w:t>
      </w:r>
      <w:r w:rsidR="006C3BA1">
        <w:rPr>
          <w:b w:val="0"/>
          <w:color w:val="auto"/>
          <w:sz w:val="24"/>
          <w:szCs w:val="24"/>
        </w:rPr>
        <w:t>ic Winter High Seas Expedition.</w:t>
      </w:r>
    </w:p>
    <w:p w14:paraId="38CB7D85" w14:textId="77777777" w:rsidR="00867B65" w:rsidRDefault="00867B65" w:rsidP="00867B65">
      <w:pPr>
        <w:spacing w:before="46"/>
        <w:ind w:right="517"/>
        <w:jc w:val="center"/>
        <w:rPr>
          <w:sz w:val="24"/>
          <w:szCs w:val="24"/>
        </w:rPr>
      </w:pPr>
      <w:r>
        <w:rPr>
          <w:noProof/>
          <w:sz w:val="24"/>
          <w:szCs w:val="24"/>
          <w:lang w:val="ru-RU" w:eastAsia="ru-RU"/>
        </w:rPr>
        <w:drawing>
          <wp:inline distT="0" distB="0" distL="0" distR="0" wp14:anchorId="736E3F34" wp14:editId="677BB31C">
            <wp:extent cx="3186178" cy="2876550"/>
            <wp:effectExtent l="19050" t="0" r="0" b="0"/>
            <wp:docPr id="16" name="Рисунок 6" descr="C:\Users\aleksey.somov\YandexDisk\РЕЙСЫ\2022\Results\РИСУНКИ\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ksey.somov\YandexDisk\РЕЙСЫ\2022\Results\РИСУНКИ\Stations.png"/>
                    <pic:cNvPicPr>
                      <a:picLocks noChangeAspect="1" noChangeArrowheads="1"/>
                    </pic:cNvPicPr>
                  </pic:nvPicPr>
                  <pic:blipFill>
                    <a:blip r:embed="rId12" cstate="print"/>
                    <a:srcRect/>
                    <a:stretch>
                      <a:fillRect/>
                    </a:stretch>
                  </pic:blipFill>
                  <pic:spPr bwMode="auto">
                    <a:xfrm>
                      <a:off x="0" y="0"/>
                      <a:ext cx="3188218" cy="2878392"/>
                    </a:xfrm>
                    <a:prstGeom prst="rect">
                      <a:avLst/>
                    </a:prstGeom>
                    <a:noFill/>
                    <a:ln w="9525">
                      <a:noFill/>
                      <a:miter lim="800000"/>
                      <a:headEnd/>
                      <a:tailEnd/>
                    </a:ln>
                  </pic:spPr>
                </pic:pic>
              </a:graphicData>
            </a:graphic>
          </wp:inline>
        </w:drawing>
      </w:r>
    </w:p>
    <w:p w14:paraId="719B1A00" w14:textId="77777777" w:rsidR="00867B65" w:rsidRPr="00C77ED3" w:rsidRDefault="00867B65" w:rsidP="00867B65">
      <w:pPr>
        <w:pStyle w:val="af4"/>
        <w:jc w:val="center"/>
        <w:rPr>
          <w:b w:val="0"/>
          <w:color w:val="auto"/>
          <w:sz w:val="24"/>
          <w:szCs w:val="24"/>
        </w:rPr>
      </w:pPr>
      <w:r w:rsidRPr="00C77ED3">
        <w:rPr>
          <w:b w:val="0"/>
          <w:color w:val="auto"/>
          <w:sz w:val="24"/>
          <w:szCs w:val="24"/>
        </w:rPr>
        <w:t xml:space="preserve">Figure </w:t>
      </w:r>
      <w:r w:rsidRPr="00C77ED3">
        <w:rPr>
          <w:b w:val="0"/>
          <w:color w:val="auto"/>
          <w:sz w:val="24"/>
          <w:szCs w:val="24"/>
        </w:rPr>
        <w:fldChar w:fldCharType="begin"/>
      </w:r>
      <w:r w:rsidRPr="00C77ED3">
        <w:rPr>
          <w:b w:val="0"/>
          <w:color w:val="auto"/>
          <w:sz w:val="24"/>
          <w:szCs w:val="24"/>
        </w:rPr>
        <w:instrText xml:space="preserve"> SEQ Figure \* ARABIC </w:instrText>
      </w:r>
      <w:r w:rsidRPr="00C77ED3">
        <w:rPr>
          <w:b w:val="0"/>
          <w:color w:val="auto"/>
          <w:sz w:val="24"/>
          <w:szCs w:val="24"/>
        </w:rPr>
        <w:fldChar w:fldCharType="separate"/>
      </w:r>
      <w:r>
        <w:rPr>
          <w:b w:val="0"/>
          <w:noProof/>
          <w:color w:val="auto"/>
          <w:sz w:val="24"/>
          <w:szCs w:val="24"/>
        </w:rPr>
        <w:t>2</w:t>
      </w:r>
      <w:r w:rsidRPr="00C77ED3">
        <w:rPr>
          <w:b w:val="0"/>
          <w:color w:val="auto"/>
          <w:sz w:val="24"/>
          <w:szCs w:val="24"/>
        </w:rPr>
        <w:fldChar w:fldCharType="end"/>
      </w:r>
      <w:r w:rsidRPr="00C77ED3">
        <w:rPr>
          <w:b w:val="0"/>
          <w:color w:val="auto"/>
          <w:sz w:val="24"/>
          <w:szCs w:val="24"/>
        </w:rPr>
        <w:t>. Stations completed during R/V «TINRO» cruise during March 2-20</w:t>
      </w:r>
    </w:p>
    <w:p w14:paraId="6641652A" w14:textId="77777777" w:rsidR="00867B65" w:rsidRPr="00867B65" w:rsidRDefault="00867B65" w:rsidP="00867B65">
      <w:pPr>
        <w:spacing w:before="240"/>
      </w:pPr>
    </w:p>
    <w:p w14:paraId="75D2DD23" w14:textId="77777777" w:rsidR="00867B65" w:rsidRPr="00DB0072" w:rsidRDefault="00867B65" w:rsidP="00867B65">
      <w:pPr>
        <w:pStyle w:val="Default"/>
        <w:jc w:val="center"/>
        <w:rPr>
          <w:lang w:val="en-US"/>
        </w:rPr>
      </w:pPr>
      <w:r>
        <w:rPr>
          <w:noProof/>
          <w:lang w:eastAsia="ru-RU"/>
        </w:rPr>
        <w:lastRenderedPageBreak/>
        <w:drawing>
          <wp:inline distT="0" distB="0" distL="0" distR="0" wp14:anchorId="0F9337E1" wp14:editId="1DD36C23">
            <wp:extent cx="4064453" cy="2996164"/>
            <wp:effectExtent l="1905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063557" cy="2995504"/>
                    </a:xfrm>
                    <a:prstGeom prst="rect">
                      <a:avLst/>
                    </a:prstGeom>
                    <a:noFill/>
                  </pic:spPr>
                </pic:pic>
              </a:graphicData>
            </a:graphic>
          </wp:inline>
        </w:drawing>
      </w:r>
    </w:p>
    <w:p w14:paraId="357A8299" w14:textId="77777777" w:rsidR="00867B65" w:rsidRPr="000C092B" w:rsidRDefault="00867B65" w:rsidP="00867B65">
      <w:pPr>
        <w:pStyle w:val="af4"/>
        <w:jc w:val="center"/>
        <w:rPr>
          <w:b w:val="0"/>
          <w:color w:val="auto"/>
          <w:sz w:val="24"/>
          <w:szCs w:val="24"/>
          <w:lang w:val="en-US"/>
        </w:rPr>
      </w:pPr>
      <w:bookmarkStart w:id="7" w:name="_Ref104471594"/>
      <w:r w:rsidRPr="00F41134">
        <w:rPr>
          <w:b w:val="0"/>
          <w:color w:val="auto"/>
          <w:sz w:val="24"/>
          <w:szCs w:val="24"/>
        </w:rPr>
        <w:t xml:space="preserve">Figure </w:t>
      </w:r>
      <w:r w:rsidRPr="00F41134">
        <w:rPr>
          <w:b w:val="0"/>
          <w:color w:val="auto"/>
          <w:sz w:val="24"/>
          <w:szCs w:val="24"/>
        </w:rPr>
        <w:fldChar w:fldCharType="begin"/>
      </w:r>
      <w:r w:rsidRPr="00F41134">
        <w:rPr>
          <w:b w:val="0"/>
          <w:color w:val="auto"/>
          <w:sz w:val="24"/>
          <w:szCs w:val="24"/>
        </w:rPr>
        <w:instrText xml:space="preserve"> SEQ Figure \* ARABIC </w:instrText>
      </w:r>
      <w:r w:rsidRPr="00F41134">
        <w:rPr>
          <w:b w:val="0"/>
          <w:color w:val="auto"/>
          <w:sz w:val="24"/>
          <w:szCs w:val="24"/>
        </w:rPr>
        <w:fldChar w:fldCharType="separate"/>
      </w:r>
      <w:r>
        <w:rPr>
          <w:b w:val="0"/>
          <w:noProof/>
          <w:color w:val="auto"/>
          <w:sz w:val="24"/>
          <w:szCs w:val="24"/>
        </w:rPr>
        <w:t>3</w:t>
      </w:r>
      <w:r w:rsidRPr="00F41134">
        <w:rPr>
          <w:b w:val="0"/>
          <w:color w:val="auto"/>
          <w:sz w:val="24"/>
          <w:szCs w:val="24"/>
        </w:rPr>
        <w:fldChar w:fldCharType="end"/>
      </w:r>
      <w:bookmarkEnd w:id="7"/>
      <w:r w:rsidRPr="00F41134">
        <w:rPr>
          <w:b w:val="0"/>
          <w:color w:val="auto"/>
          <w:sz w:val="24"/>
          <w:szCs w:val="24"/>
        </w:rPr>
        <w:t xml:space="preserve">. </w:t>
      </w:r>
      <w:r w:rsidRPr="00F41134">
        <w:rPr>
          <w:b w:val="0"/>
          <w:color w:val="auto"/>
          <w:sz w:val="24"/>
          <w:szCs w:val="24"/>
          <w:lang w:val="en-US"/>
        </w:rPr>
        <w:t>Fragment of the acoustic salmon echotracks in the BiView program window (included in the SALTSE package)</w:t>
      </w:r>
    </w:p>
    <w:p w14:paraId="37F0FD3A" w14:textId="77777777" w:rsidR="00867B65" w:rsidRPr="00867B65" w:rsidRDefault="00867B65" w:rsidP="00F9350C">
      <w:pPr>
        <w:spacing w:before="46"/>
        <w:ind w:right="517"/>
        <w:rPr>
          <w:rFonts w:eastAsiaTheme="minorHAnsi"/>
          <w:color w:val="000000"/>
          <w:sz w:val="24"/>
          <w:szCs w:val="24"/>
          <w:lang w:val="en-US"/>
        </w:rPr>
      </w:pPr>
    </w:p>
    <w:p w14:paraId="332F6526" w14:textId="77777777" w:rsidR="00A50C74" w:rsidRDefault="0091487B" w:rsidP="00351BAF">
      <w:pPr>
        <w:spacing w:before="46"/>
        <w:ind w:right="517"/>
        <w:jc w:val="center"/>
        <w:rPr>
          <w:b/>
          <w:bCs/>
          <w:sz w:val="28"/>
          <w:szCs w:val="28"/>
        </w:rPr>
      </w:pPr>
      <w:r>
        <w:rPr>
          <w:b/>
          <w:bCs/>
          <w:noProof/>
          <w:sz w:val="28"/>
          <w:szCs w:val="28"/>
          <w:lang w:val="ru-RU" w:eastAsia="ru-RU"/>
        </w:rPr>
        <w:drawing>
          <wp:inline distT="0" distB="0" distL="0" distR="0" wp14:anchorId="52E8336F" wp14:editId="310A166C">
            <wp:extent cx="3724275" cy="2741272"/>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727929" cy="2743962"/>
                    </a:xfrm>
                    <a:prstGeom prst="rect">
                      <a:avLst/>
                    </a:prstGeom>
                    <a:noFill/>
                  </pic:spPr>
                </pic:pic>
              </a:graphicData>
            </a:graphic>
          </wp:inline>
        </w:drawing>
      </w:r>
    </w:p>
    <w:p w14:paraId="3C483CCB" w14:textId="6BBE7FEE" w:rsidR="008F09AD" w:rsidRDefault="008F09AD" w:rsidP="008F09AD">
      <w:pPr>
        <w:pStyle w:val="af4"/>
        <w:jc w:val="center"/>
        <w:rPr>
          <w:b w:val="0"/>
          <w:color w:val="auto"/>
          <w:sz w:val="24"/>
          <w:szCs w:val="24"/>
        </w:rPr>
      </w:pPr>
      <w:bookmarkStart w:id="8" w:name="_Ref104484418"/>
      <w:r w:rsidRPr="008F09AD">
        <w:rPr>
          <w:b w:val="0"/>
          <w:color w:val="auto"/>
          <w:sz w:val="24"/>
          <w:szCs w:val="24"/>
        </w:rPr>
        <w:t xml:space="preserve">Figure </w:t>
      </w:r>
      <w:r w:rsidR="005F5DC8" w:rsidRPr="008F09AD">
        <w:rPr>
          <w:b w:val="0"/>
          <w:color w:val="auto"/>
          <w:sz w:val="24"/>
          <w:szCs w:val="24"/>
        </w:rPr>
        <w:fldChar w:fldCharType="begin"/>
      </w:r>
      <w:r w:rsidRPr="008F09AD">
        <w:rPr>
          <w:b w:val="0"/>
          <w:color w:val="auto"/>
          <w:sz w:val="24"/>
          <w:szCs w:val="24"/>
        </w:rPr>
        <w:instrText xml:space="preserve"> SEQ Figure \* ARABIC </w:instrText>
      </w:r>
      <w:r w:rsidR="005F5DC8" w:rsidRPr="008F09AD">
        <w:rPr>
          <w:b w:val="0"/>
          <w:color w:val="auto"/>
          <w:sz w:val="24"/>
          <w:szCs w:val="24"/>
        </w:rPr>
        <w:fldChar w:fldCharType="separate"/>
      </w:r>
      <w:r w:rsidR="009361A0">
        <w:rPr>
          <w:b w:val="0"/>
          <w:noProof/>
          <w:color w:val="auto"/>
          <w:sz w:val="24"/>
          <w:szCs w:val="24"/>
        </w:rPr>
        <w:t>4</w:t>
      </w:r>
      <w:r w:rsidR="005F5DC8" w:rsidRPr="008F09AD">
        <w:rPr>
          <w:b w:val="0"/>
          <w:color w:val="auto"/>
          <w:sz w:val="24"/>
          <w:szCs w:val="24"/>
        </w:rPr>
        <w:fldChar w:fldCharType="end"/>
      </w:r>
      <w:bookmarkEnd w:id="8"/>
      <w:r w:rsidRPr="008F09AD">
        <w:rPr>
          <w:b w:val="0"/>
          <w:color w:val="auto"/>
          <w:sz w:val="24"/>
          <w:szCs w:val="24"/>
        </w:rPr>
        <w:t xml:space="preserve">. </w:t>
      </w:r>
      <w:r w:rsidR="006C3BA1">
        <w:rPr>
          <w:b w:val="0"/>
          <w:color w:val="auto"/>
          <w:sz w:val="24"/>
          <w:szCs w:val="24"/>
        </w:rPr>
        <w:t xml:space="preserve">Dynamic topography at 0 dbar relative to 1000 dbar (shading) and corresponding surface geostrophic current (vectors). </w:t>
      </w:r>
    </w:p>
    <w:p w14:paraId="3A51175B" w14:textId="77777777" w:rsidR="00867B65" w:rsidRPr="00F9350C" w:rsidRDefault="00867B65" w:rsidP="00F9350C"/>
    <w:p w14:paraId="53F9CF34" w14:textId="77777777" w:rsidR="000762B0" w:rsidRDefault="000762B0" w:rsidP="000762B0">
      <w:pPr>
        <w:jc w:val="center"/>
      </w:pPr>
      <w:r>
        <w:rPr>
          <w:noProof/>
          <w:lang w:val="ru-RU" w:eastAsia="ru-RU"/>
        </w:rPr>
        <w:lastRenderedPageBreak/>
        <w:drawing>
          <wp:inline distT="0" distB="0" distL="0" distR="0" wp14:anchorId="6B0AF2B1" wp14:editId="1E0D58C1">
            <wp:extent cx="4238330" cy="35433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238469" cy="3543416"/>
                    </a:xfrm>
                    <a:prstGeom prst="rect">
                      <a:avLst/>
                    </a:prstGeom>
                    <a:noFill/>
                  </pic:spPr>
                </pic:pic>
              </a:graphicData>
            </a:graphic>
          </wp:inline>
        </w:drawing>
      </w:r>
    </w:p>
    <w:p w14:paraId="318EF33B" w14:textId="15A2E3F0" w:rsidR="000762B0" w:rsidRPr="000762B0" w:rsidRDefault="000762B0" w:rsidP="000762B0">
      <w:pPr>
        <w:pStyle w:val="af4"/>
        <w:jc w:val="center"/>
        <w:rPr>
          <w:b w:val="0"/>
          <w:color w:val="auto"/>
          <w:sz w:val="24"/>
          <w:szCs w:val="24"/>
        </w:rPr>
      </w:pPr>
      <w:bookmarkStart w:id="9" w:name="_Ref104484606"/>
      <w:r w:rsidRPr="000762B0">
        <w:rPr>
          <w:b w:val="0"/>
          <w:color w:val="auto"/>
          <w:sz w:val="24"/>
          <w:szCs w:val="24"/>
        </w:rPr>
        <w:t xml:space="preserve">Figure </w:t>
      </w:r>
      <w:r w:rsidR="005F5DC8" w:rsidRPr="000762B0">
        <w:rPr>
          <w:b w:val="0"/>
          <w:color w:val="auto"/>
          <w:sz w:val="24"/>
          <w:szCs w:val="24"/>
        </w:rPr>
        <w:fldChar w:fldCharType="begin"/>
      </w:r>
      <w:r w:rsidRPr="000762B0">
        <w:rPr>
          <w:b w:val="0"/>
          <w:color w:val="auto"/>
          <w:sz w:val="24"/>
          <w:szCs w:val="24"/>
        </w:rPr>
        <w:instrText xml:space="preserve"> SEQ Figure \* ARABIC </w:instrText>
      </w:r>
      <w:r w:rsidR="005F5DC8" w:rsidRPr="000762B0">
        <w:rPr>
          <w:b w:val="0"/>
          <w:color w:val="auto"/>
          <w:sz w:val="24"/>
          <w:szCs w:val="24"/>
        </w:rPr>
        <w:fldChar w:fldCharType="separate"/>
      </w:r>
      <w:r w:rsidR="009361A0">
        <w:rPr>
          <w:b w:val="0"/>
          <w:noProof/>
          <w:color w:val="auto"/>
          <w:sz w:val="24"/>
          <w:szCs w:val="24"/>
        </w:rPr>
        <w:t>5</w:t>
      </w:r>
      <w:r w:rsidR="005F5DC8" w:rsidRPr="000762B0">
        <w:rPr>
          <w:b w:val="0"/>
          <w:color w:val="auto"/>
          <w:sz w:val="24"/>
          <w:szCs w:val="24"/>
        </w:rPr>
        <w:fldChar w:fldCharType="end"/>
      </w:r>
      <w:bookmarkEnd w:id="9"/>
      <w:r w:rsidRPr="000762B0">
        <w:rPr>
          <w:b w:val="0"/>
          <w:color w:val="auto"/>
          <w:sz w:val="24"/>
          <w:szCs w:val="24"/>
        </w:rPr>
        <w:t>. Spatial distribution of temperature (A), salinity (B) in the upper quasi-homogeneous</w:t>
      </w:r>
      <w:r>
        <w:rPr>
          <w:b w:val="0"/>
          <w:color w:val="auto"/>
          <w:sz w:val="24"/>
          <w:szCs w:val="24"/>
        </w:rPr>
        <w:t xml:space="preserve"> mixed </w:t>
      </w:r>
      <w:r w:rsidRPr="000762B0">
        <w:rPr>
          <w:b w:val="0"/>
          <w:color w:val="auto"/>
          <w:sz w:val="24"/>
          <w:szCs w:val="24"/>
        </w:rPr>
        <w:t>layer</w:t>
      </w:r>
      <w:r>
        <w:rPr>
          <w:b w:val="0"/>
          <w:color w:val="auto"/>
          <w:sz w:val="24"/>
          <w:szCs w:val="24"/>
        </w:rPr>
        <w:t xml:space="preserve"> (ML)</w:t>
      </w:r>
      <w:r w:rsidRPr="000762B0">
        <w:rPr>
          <w:b w:val="0"/>
          <w:color w:val="auto"/>
          <w:sz w:val="24"/>
          <w:szCs w:val="24"/>
        </w:rPr>
        <w:t xml:space="preserve">, </w:t>
      </w:r>
      <w:r>
        <w:rPr>
          <w:b w:val="0"/>
          <w:color w:val="auto"/>
          <w:sz w:val="24"/>
          <w:szCs w:val="24"/>
        </w:rPr>
        <w:t>ML</w:t>
      </w:r>
      <w:r w:rsidRPr="000762B0">
        <w:rPr>
          <w:b w:val="0"/>
          <w:color w:val="auto"/>
          <w:sz w:val="24"/>
          <w:szCs w:val="24"/>
        </w:rPr>
        <w:t xml:space="preserve"> topography (C), conditional boundaries of different </w:t>
      </w:r>
      <w:r w:rsidR="006C3BA1">
        <w:rPr>
          <w:b w:val="0"/>
          <w:color w:val="auto"/>
          <w:sz w:val="24"/>
          <w:szCs w:val="24"/>
          <w:lang w:val="en-US"/>
        </w:rPr>
        <w:t xml:space="preserve">water column </w:t>
      </w:r>
      <w:r w:rsidRPr="000762B0">
        <w:rPr>
          <w:b w:val="0"/>
          <w:color w:val="auto"/>
          <w:sz w:val="24"/>
          <w:szCs w:val="24"/>
        </w:rPr>
        <w:t>structure</w:t>
      </w:r>
      <w:r>
        <w:rPr>
          <w:b w:val="0"/>
          <w:color w:val="auto"/>
          <w:sz w:val="24"/>
          <w:szCs w:val="24"/>
        </w:rPr>
        <w:t xml:space="preserve"> </w:t>
      </w:r>
      <w:r w:rsidR="006C3BA1">
        <w:rPr>
          <w:b w:val="0"/>
          <w:color w:val="auto"/>
          <w:sz w:val="24"/>
          <w:szCs w:val="24"/>
        </w:rPr>
        <w:t xml:space="preserve">types </w:t>
      </w:r>
      <w:r w:rsidRPr="000762B0">
        <w:rPr>
          <w:b w:val="0"/>
          <w:color w:val="auto"/>
          <w:sz w:val="24"/>
          <w:szCs w:val="24"/>
        </w:rPr>
        <w:t>(D)</w:t>
      </w:r>
      <w:r>
        <w:rPr>
          <w:b w:val="0"/>
          <w:color w:val="auto"/>
          <w:sz w:val="24"/>
          <w:szCs w:val="24"/>
        </w:rPr>
        <w:t>.</w:t>
      </w:r>
      <w:r w:rsidRPr="000762B0">
        <w:rPr>
          <w:b w:val="0"/>
          <w:color w:val="auto"/>
          <w:sz w:val="24"/>
          <w:szCs w:val="24"/>
          <w:lang w:val="en-US"/>
        </w:rPr>
        <w:t xml:space="preserve"> </w:t>
      </w:r>
      <w:r>
        <w:rPr>
          <w:b w:val="0"/>
          <w:color w:val="auto"/>
          <w:sz w:val="24"/>
          <w:szCs w:val="24"/>
        </w:rPr>
        <w:t>Numbers</w:t>
      </w:r>
      <w:r w:rsidRPr="000762B0">
        <w:rPr>
          <w:b w:val="0"/>
          <w:color w:val="auto"/>
          <w:sz w:val="24"/>
          <w:szCs w:val="24"/>
        </w:rPr>
        <w:t xml:space="preserve"> </w:t>
      </w:r>
      <w:r>
        <w:rPr>
          <w:b w:val="0"/>
          <w:color w:val="auto"/>
          <w:sz w:val="24"/>
          <w:szCs w:val="24"/>
        </w:rPr>
        <w:t>indication:</w:t>
      </w:r>
      <w:r w:rsidRPr="000762B0">
        <w:rPr>
          <w:b w:val="0"/>
          <w:color w:val="auto"/>
          <w:sz w:val="24"/>
          <w:szCs w:val="24"/>
        </w:rPr>
        <w:t xml:space="preserve"> 1 - subarctic waters, 2 - subtropical waters, 3 - </w:t>
      </w:r>
      <w:r w:rsidR="006C3BA1">
        <w:rPr>
          <w:b w:val="0"/>
          <w:color w:val="auto"/>
          <w:sz w:val="24"/>
          <w:szCs w:val="24"/>
        </w:rPr>
        <w:t>frontal zone</w:t>
      </w:r>
      <w:r>
        <w:rPr>
          <w:b w:val="0"/>
          <w:color w:val="auto"/>
          <w:sz w:val="24"/>
          <w:szCs w:val="24"/>
        </w:rPr>
        <w:t xml:space="preserve">, </w:t>
      </w:r>
      <w:r>
        <w:rPr>
          <w:b w:val="0"/>
          <w:color w:val="auto"/>
          <w:sz w:val="24"/>
          <w:szCs w:val="24"/>
          <w:lang w:val="en-US"/>
        </w:rPr>
        <w:t xml:space="preserve">AZ - </w:t>
      </w:r>
      <w:r w:rsidRPr="000762B0">
        <w:rPr>
          <w:b w:val="0"/>
          <w:color w:val="auto"/>
          <w:sz w:val="24"/>
          <w:szCs w:val="24"/>
        </w:rPr>
        <w:t>anticyclonic mesoscal</w:t>
      </w:r>
      <w:r>
        <w:rPr>
          <w:b w:val="0"/>
          <w:color w:val="auto"/>
          <w:sz w:val="24"/>
          <w:szCs w:val="24"/>
        </w:rPr>
        <w:t xml:space="preserve">e </w:t>
      </w:r>
      <w:r w:rsidR="006C3BA1">
        <w:rPr>
          <w:b w:val="0"/>
          <w:color w:val="auto"/>
          <w:sz w:val="24"/>
          <w:szCs w:val="24"/>
        </w:rPr>
        <w:t>eddy</w:t>
      </w:r>
      <w:r>
        <w:rPr>
          <w:b w:val="0"/>
          <w:color w:val="auto"/>
          <w:sz w:val="24"/>
          <w:szCs w:val="24"/>
        </w:rPr>
        <w:t xml:space="preserve">. </w:t>
      </w:r>
    </w:p>
    <w:p w14:paraId="5415E324" w14:textId="77777777" w:rsidR="008F09AD" w:rsidRPr="008F09AD" w:rsidRDefault="000762B0" w:rsidP="00947247">
      <w:pPr>
        <w:jc w:val="center"/>
      </w:pPr>
      <w:r w:rsidRPr="000762B0">
        <w:rPr>
          <w:noProof/>
          <w:lang w:val="ru-RU" w:eastAsia="ru-RU"/>
        </w:rPr>
        <w:drawing>
          <wp:inline distT="0" distB="0" distL="0" distR="0" wp14:anchorId="01129FAF" wp14:editId="4284BF8F">
            <wp:extent cx="5400675" cy="2962275"/>
            <wp:effectExtent l="19050" t="0" r="9525" b="0"/>
            <wp:docPr id="3" name="Рисунок 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6" cstate="print"/>
                    <a:srcRect l="1906" t="3314" r="1906"/>
                    <a:stretch>
                      <a:fillRect/>
                    </a:stretch>
                  </pic:blipFill>
                  <pic:spPr bwMode="auto">
                    <a:xfrm>
                      <a:off x="0" y="0"/>
                      <a:ext cx="5400675" cy="2962275"/>
                    </a:xfrm>
                    <a:prstGeom prst="rect">
                      <a:avLst/>
                    </a:prstGeom>
                    <a:noFill/>
                    <a:ln w="9525">
                      <a:noFill/>
                      <a:miter lim="800000"/>
                      <a:headEnd/>
                      <a:tailEnd/>
                    </a:ln>
                    <a:effectLst/>
                  </pic:spPr>
                </pic:pic>
              </a:graphicData>
            </a:graphic>
          </wp:inline>
        </w:drawing>
      </w:r>
    </w:p>
    <w:p w14:paraId="66B7CB92" w14:textId="32AB9DEB" w:rsidR="00F61059" w:rsidRDefault="000762B0" w:rsidP="00F61059">
      <w:pPr>
        <w:pStyle w:val="af4"/>
        <w:jc w:val="center"/>
        <w:rPr>
          <w:b w:val="0"/>
          <w:color w:val="auto"/>
          <w:sz w:val="24"/>
          <w:szCs w:val="24"/>
        </w:rPr>
      </w:pPr>
      <w:bookmarkStart w:id="10" w:name="_Ref104485158"/>
      <w:r w:rsidRPr="00F61059">
        <w:rPr>
          <w:b w:val="0"/>
          <w:color w:val="auto"/>
          <w:sz w:val="24"/>
          <w:szCs w:val="24"/>
        </w:rPr>
        <w:t xml:space="preserve">Figure </w:t>
      </w:r>
      <w:r w:rsidR="005F5DC8" w:rsidRPr="00F61059">
        <w:rPr>
          <w:b w:val="0"/>
          <w:color w:val="auto"/>
          <w:sz w:val="24"/>
          <w:szCs w:val="24"/>
        </w:rPr>
        <w:fldChar w:fldCharType="begin"/>
      </w:r>
      <w:r w:rsidRPr="00F61059">
        <w:rPr>
          <w:b w:val="0"/>
          <w:color w:val="auto"/>
          <w:sz w:val="24"/>
          <w:szCs w:val="24"/>
        </w:rPr>
        <w:instrText xml:space="preserve"> SEQ Figure \* ARABIC </w:instrText>
      </w:r>
      <w:r w:rsidR="005F5DC8" w:rsidRPr="00F61059">
        <w:rPr>
          <w:b w:val="0"/>
          <w:color w:val="auto"/>
          <w:sz w:val="24"/>
          <w:szCs w:val="24"/>
        </w:rPr>
        <w:fldChar w:fldCharType="separate"/>
      </w:r>
      <w:r w:rsidR="009361A0">
        <w:rPr>
          <w:b w:val="0"/>
          <w:noProof/>
          <w:color w:val="auto"/>
          <w:sz w:val="24"/>
          <w:szCs w:val="24"/>
        </w:rPr>
        <w:t>6</w:t>
      </w:r>
      <w:r w:rsidR="005F5DC8" w:rsidRPr="00F61059">
        <w:rPr>
          <w:b w:val="0"/>
          <w:color w:val="auto"/>
          <w:sz w:val="24"/>
          <w:szCs w:val="24"/>
        </w:rPr>
        <w:fldChar w:fldCharType="end"/>
      </w:r>
      <w:bookmarkEnd w:id="10"/>
      <w:r w:rsidRPr="00F61059">
        <w:rPr>
          <w:b w:val="0"/>
          <w:color w:val="auto"/>
          <w:sz w:val="24"/>
          <w:szCs w:val="24"/>
        </w:rPr>
        <w:t xml:space="preserve">. T,S-diagram (B, E) and vertical temperature profiles (C, F), at the </w:t>
      </w:r>
      <w:r w:rsidR="00F61059" w:rsidRPr="00F61059">
        <w:rPr>
          <w:b w:val="0"/>
          <w:color w:val="auto"/>
          <w:sz w:val="24"/>
          <w:szCs w:val="24"/>
        </w:rPr>
        <w:t>western (A) and eastern (D) transects</w:t>
      </w:r>
      <w:r w:rsidRPr="00F61059">
        <w:rPr>
          <w:b w:val="0"/>
          <w:color w:val="auto"/>
          <w:sz w:val="24"/>
          <w:szCs w:val="24"/>
        </w:rPr>
        <w:t>. ST – subtropical water</w:t>
      </w:r>
      <w:r w:rsidR="00536661">
        <w:rPr>
          <w:b w:val="0"/>
          <w:color w:val="auto"/>
          <w:sz w:val="24"/>
          <w:szCs w:val="24"/>
        </w:rPr>
        <w:t xml:space="preserve"> column structure</w:t>
      </w:r>
      <w:r w:rsidRPr="00F61059">
        <w:rPr>
          <w:b w:val="0"/>
          <w:color w:val="auto"/>
          <w:sz w:val="24"/>
          <w:szCs w:val="24"/>
        </w:rPr>
        <w:t>, SA – subarctic water</w:t>
      </w:r>
      <w:r w:rsidR="00536661">
        <w:rPr>
          <w:b w:val="0"/>
          <w:color w:val="auto"/>
          <w:sz w:val="24"/>
          <w:szCs w:val="24"/>
        </w:rPr>
        <w:t xml:space="preserve"> column structure</w:t>
      </w:r>
      <w:r w:rsidRPr="00F61059">
        <w:rPr>
          <w:b w:val="0"/>
          <w:color w:val="auto"/>
          <w:sz w:val="24"/>
          <w:szCs w:val="24"/>
        </w:rPr>
        <w:t xml:space="preserve">, mixSA – mixed </w:t>
      </w:r>
      <w:r w:rsidR="00536661">
        <w:rPr>
          <w:b w:val="0"/>
          <w:color w:val="auto"/>
          <w:sz w:val="24"/>
          <w:szCs w:val="24"/>
        </w:rPr>
        <w:t>type of water structure</w:t>
      </w:r>
      <w:r w:rsidRPr="00F61059">
        <w:rPr>
          <w:b w:val="0"/>
          <w:color w:val="auto"/>
          <w:sz w:val="24"/>
          <w:szCs w:val="24"/>
        </w:rPr>
        <w:t xml:space="preserve">, AZ - </w:t>
      </w:r>
      <w:r w:rsidRPr="000762B0">
        <w:rPr>
          <w:b w:val="0"/>
          <w:color w:val="auto"/>
          <w:sz w:val="24"/>
          <w:szCs w:val="24"/>
        </w:rPr>
        <w:t>anticyclonic mesoscal</w:t>
      </w:r>
      <w:r>
        <w:rPr>
          <w:b w:val="0"/>
          <w:color w:val="auto"/>
          <w:sz w:val="24"/>
          <w:szCs w:val="24"/>
        </w:rPr>
        <w:t xml:space="preserve">e </w:t>
      </w:r>
      <w:r w:rsidR="006C3BA1">
        <w:rPr>
          <w:b w:val="0"/>
          <w:color w:val="auto"/>
          <w:sz w:val="24"/>
          <w:szCs w:val="24"/>
        </w:rPr>
        <w:t>eddy</w:t>
      </w:r>
      <w:r>
        <w:rPr>
          <w:b w:val="0"/>
          <w:color w:val="auto"/>
          <w:sz w:val="24"/>
          <w:szCs w:val="24"/>
        </w:rPr>
        <w:t>, CIL – cold intermediate layer, WIL – warm intermediate level</w:t>
      </w:r>
      <w:r w:rsidR="00F61059">
        <w:rPr>
          <w:b w:val="0"/>
          <w:color w:val="auto"/>
          <w:sz w:val="24"/>
          <w:szCs w:val="24"/>
        </w:rPr>
        <w:t>. Numbers</w:t>
      </w:r>
      <w:r w:rsidR="00F61059" w:rsidRPr="000762B0">
        <w:rPr>
          <w:b w:val="0"/>
          <w:color w:val="auto"/>
          <w:sz w:val="24"/>
          <w:szCs w:val="24"/>
        </w:rPr>
        <w:t xml:space="preserve"> </w:t>
      </w:r>
      <w:r w:rsidR="00F61059">
        <w:rPr>
          <w:b w:val="0"/>
          <w:color w:val="auto"/>
          <w:sz w:val="24"/>
          <w:szCs w:val="24"/>
        </w:rPr>
        <w:t>indication:</w:t>
      </w:r>
      <w:r w:rsidR="00F61059" w:rsidRPr="000762B0">
        <w:rPr>
          <w:b w:val="0"/>
          <w:color w:val="auto"/>
          <w:sz w:val="24"/>
          <w:szCs w:val="24"/>
        </w:rPr>
        <w:t xml:space="preserve"> 1 </w:t>
      </w:r>
      <w:r w:rsidR="00F61059">
        <w:rPr>
          <w:b w:val="0"/>
          <w:color w:val="auto"/>
          <w:sz w:val="24"/>
          <w:szCs w:val="24"/>
        </w:rPr>
        <w:t>–</w:t>
      </w:r>
      <w:r w:rsidR="00F61059" w:rsidRPr="000762B0">
        <w:rPr>
          <w:b w:val="0"/>
          <w:color w:val="auto"/>
          <w:sz w:val="24"/>
          <w:szCs w:val="24"/>
        </w:rPr>
        <w:t xml:space="preserve"> </w:t>
      </w:r>
      <w:r w:rsidR="00F61059">
        <w:rPr>
          <w:b w:val="0"/>
          <w:color w:val="auto"/>
          <w:sz w:val="24"/>
          <w:szCs w:val="24"/>
        </w:rPr>
        <w:t xml:space="preserve">upper mixed </w:t>
      </w:r>
      <w:r w:rsidR="00536661">
        <w:rPr>
          <w:b w:val="0"/>
          <w:color w:val="auto"/>
          <w:sz w:val="24"/>
          <w:szCs w:val="24"/>
        </w:rPr>
        <w:t xml:space="preserve">layer </w:t>
      </w:r>
      <w:r w:rsidR="00F61059">
        <w:rPr>
          <w:b w:val="0"/>
          <w:color w:val="auto"/>
          <w:sz w:val="24"/>
          <w:szCs w:val="24"/>
        </w:rPr>
        <w:t>(ML)</w:t>
      </w:r>
      <w:r w:rsidR="00F61059" w:rsidRPr="000762B0">
        <w:rPr>
          <w:b w:val="0"/>
          <w:color w:val="auto"/>
          <w:sz w:val="24"/>
          <w:szCs w:val="24"/>
        </w:rPr>
        <w:t xml:space="preserve">, 2 - </w:t>
      </w:r>
      <w:r w:rsidR="00F61059">
        <w:rPr>
          <w:b w:val="0"/>
          <w:color w:val="auto"/>
          <w:sz w:val="24"/>
          <w:szCs w:val="24"/>
        </w:rPr>
        <w:t>CIL</w:t>
      </w:r>
      <w:r w:rsidR="00F61059" w:rsidRPr="000762B0">
        <w:rPr>
          <w:b w:val="0"/>
          <w:color w:val="auto"/>
          <w:sz w:val="24"/>
          <w:szCs w:val="24"/>
        </w:rPr>
        <w:t xml:space="preserve">, 3 - </w:t>
      </w:r>
      <w:r w:rsidR="00F61059">
        <w:rPr>
          <w:b w:val="0"/>
          <w:color w:val="auto"/>
          <w:sz w:val="24"/>
          <w:szCs w:val="24"/>
        </w:rPr>
        <w:t>WIL, 4 – deep waters</w:t>
      </w:r>
    </w:p>
    <w:p w14:paraId="340984AB" w14:textId="77777777" w:rsidR="00867B65" w:rsidRPr="00947247" w:rsidRDefault="00867B65" w:rsidP="00947247"/>
    <w:p w14:paraId="6C336BC9" w14:textId="77777777" w:rsidR="000762B0" w:rsidRPr="000762B0" w:rsidRDefault="00F61059" w:rsidP="000762B0">
      <w:pPr>
        <w:pStyle w:val="af4"/>
        <w:jc w:val="center"/>
        <w:rPr>
          <w:b w:val="0"/>
          <w:color w:val="auto"/>
          <w:sz w:val="24"/>
          <w:szCs w:val="24"/>
        </w:rPr>
      </w:pPr>
      <w:r>
        <w:rPr>
          <w:bCs w:val="0"/>
          <w:noProof/>
          <w:sz w:val="24"/>
          <w:szCs w:val="24"/>
          <w:lang w:val="ru-RU" w:eastAsia="ru-RU"/>
        </w:rPr>
        <w:drawing>
          <wp:inline distT="0" distB="0" distL="0" distR="0" wp14:anchorId="79B5B99F" wp14:editId="4B9F0AE9">
            <wp:extent cx="4946330" cy="5133975"/>
            <wp:effectExtent l="19050" t="0" r="66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946330" cy="5133975"/>
                    </a:xfrm>
                    <a:prstGeom prst="rect">
                      <a:avLst/>
                    </a:prstGeom>
                    <a:noFill/>
                    <a:ln w="9525">
                      <a:noFill/>
                      <a:miter lim="800000"/>
                      <a:headEnd/>
                      <a:tailEnd/>
                    </a:ln>
                  </pic:spPr>
                </pic:pic>
              </a:graphicData>
            </a:graphic>
          </wp:inline>
        </w:drawing>
      </w:r>
    </w:p>
    <w:p w14:paraId="0BBAEBCB" w14:textId="77777777" w:rsidR="00E819F5" w:rsidRDefault="00F61059" w:rsidP="00F61059">
      <w:pPr>
        <w:pStyle w:val="af4"/>
        <w:jc w:val="center"/>
      </w:pPr>
      <w:bookmarkStart w:id="11" w:name="_Ref104485862"/>
      <w:r w:rsidRPr="00F61059">
        <w:rPr>
          <w:b w:val="0"/>
          <w:color w:val="auto"/>
          <w:sz w:val="24"/>
          <w:szCs w:val="24"/>
        </w:rPr>
        <w:t xml:space="preserve">Figure </w:t>
      </w:r>
      <w:r w:rsidR="005F5DC8" w:rsidRPr="00F61059">
        <w:rPr>
          <w:b w:val="0"/>
          <w:color w:val="auto"/>
          <w:sz w:val="24"/>
          <w:szCs w:val="24"/>
        </w:rPr>
        <w:fldChar w:fldCharType="begin"/>
      </w:r>
      <w:r w:rsidRPr="00F61059">
        <w:rPr>
          <w:b w:val="0"/>
          <w:color w:val="auto"/>
          <w:sz w:val="24"/>
          <w:szCs w:val="24"/>
        </w:rPr>
        <w:instrText xml:space="preserve"> SEQ Figure \* ARABIC </w:instrText>
      </w:r>
      <w:r w:rsidR="005F5DC8" w:rsidRPr="00F61059">
        <w:rPr>
          <w:b w:val="0"/>
          <w:color w:val="auto"/>
          <w:sz w:val="24"/>
          <w:szCs w:val="24"/>
        </w:rPr>
        <w:fldChar w:fldCharType="separate"/>
      </w:r>
      <w:r w:rsidR="009361A0">
        <w:rPr>
          <w:b w:val="0"/>
          <w:noProof/>
          <w:color w:val="auto"/>
          <w:sz w:val="24"/>
          <w:szCs w:val="24"/>
        </w:rPr>
        <w:t>7</w:t>
      </w:r>
      <w:r w:rsidR="005F5DC8" w:rsidRPr="00F61059">
        <w:rPr>
          <w:b w:val="0"/>
          <w:color w:val="auto"/>
          <w:sz w:val="24"/>
          <w:szCs w:val="24"/>
        </w:rPr>
        <w:fldChar w:fldCharType="end"/>
      </w:r>
      <w:bookmarkEnd w:id="11"/>
      <w:r w:rsidRPr="00F61059">
        <w:rPr>
          <w:b w:val="0"/>
          <w:color w:val="auto"/>
          <w:sz w:val="24"/>
          <w:szCs w:val="24"/>
        </w:rPr>
        <w:t>. Distribution of hydrochemical parameters at the ocean surface. Dissolved oxygen concentration (ml/l, top left), relative water oxygen saturation (%, top right), silicate concentration (µg-at/l, center left), nitrate (µg-at/l, center right), phosphate (µg-at/l, bottom left), and parameter N** (µg-at/l, bottom right).</w:t>
      </w:r>
    </w:p>
    <w:p w14:paraId="1CF48245" w14:textId="77777777" w:rsidR="00E819F5" w:rsidRDefault="00E819F5" w:rsidP="00F61059">
      <w:pPr>
        <w:pStyle w:val="af4"/>
        <w:jc w:val="center"/>
      </w:pPr>
    </w:p>
    <w:p w14:paraId="6B365B65" w14:textId="77777777" w:rsidR="00E819F5" w:rsidRDefault="00E819F5" w:rsidP="00F61059">
      <w:pPr>
        <w:pStyle w:val="af4"/>
        <w:jc w:val="center"/>
      </w:pPr>
    </w:p>
    <w:p w14:paraId="1F5D12BA" w14:textId="77777777" w:rsidR="00A50C74" w:rsidRPr="00351BAF" w:rsidRDefault="000C472E" w:rsidP="00F61059">
      <w:pPr>
        <w:pStyle w:val="af4"/>
        <w:jc w:val="center"/>
        <w:rPr>
          <w:b w:val="0"/>
          <w:bCs w:val="0"/>
          <w:sz w:val="28"/>
          <w:szCs w:val="28"/>
        </w:rPr>
      </w:pPr>
      <w:r>
        <w:rPr>
          <w:noProof/>
          <w:lang w:val="ru-RU" w:eastAsia="ru-RU"/>
        </w:rPr>
        <w:lastRenderedPageBreak/>
        <w:drawing>
          <wp:inline distT="0" distB="0" distL="0" distR="0" wp14:anchorId="2F727A1E" wp14:editId="55C392D6">
            <wp:extent cx="5591175" cy="3328688"/>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591175" cy="3328688"/>
                    </a:xfrm>
                    <a:prstGeom prst="rect">
                      <a:avLst/>
                    </a:prstGeom>
                    <a:noFill/>
                  </pic:spPr>
                </pic:pic>
              </a:graphicData>
            </a:graphic>
          </wp:inline>
        </w:drawing>
      </w:r>
    </w:p>
    <w:p w14:paraId="50A425BD" w14:textId="53EC2903" w:rsidR="00F61059" w:rsidRDefault="00F61059" w:rsidP="000C472E">
      <w:pPr>
        <w:pStyle w:val="af4"/>
        <w:jc w:val="center"/>
        <w:rPr>
          <w:b w:val="0"/>
          <w:color w:val="auto"/>
          <w:sz w:val="24"/>
          <w:szCs w:val="24"/>
        </w:rPr>
      </w:pPr>
      <w:bookmarkStart w:id="12" w:name="_Ref104562279"/>
      <w:bookmarkStart w:id="13" w:name="_Ref104464365"/>
      <w:r w:rsidRPr="000C472E">
        <w:rPr>
          <w:b w:val="0"/>
          <w:color w:val="auto"/>
          <w:sz w:val="24"/>
          <w:szCs w:val="24"/>
        </w:rPr>
        <w:t xml:space="preserve">Figure </w:t>
      </w:r>
      <w:r w:rsidR="005F5DC8" w:rsidRPr="000C472E">
        <w:rPr>
          <w:b w:val="0"/>
          <w:color w:val="auto"/>
          <w:sz w:val="24"/>
          <w:szCs w:val="24"/>
        </w:rPr>
        <w:fldChar w:fldCharType="begin"/>
      </w:r>
      <w:r w:rsidRPr="000C472E">
        <w:rPr>
          <w:b w:val="0"/>
          <w:color w:val="auto"/>
          <w:sz w:val="24"/>
          <w:szCs w:val="24"/>
        </w:rPr>
        <w:instrText xml:space="preserve"> SEQ Figure \* ARABIC </w:instrText>
      </w:r>
      <w:r w:rsidR="005F5DC8" w:rsidRPr="000C472E">
        <w:rPr>
          <w:b w:val="0"/>
          <w:color w:val="auto"/>
          <w:sz w:val="24"/>
          <w:szCs w:val="24"/>
        </w:rPr>
        <w:fldChar w:fldCharType="separate"/>
      </w:r>
      <w:r w:rsidR="009361A0">
        <w:rPr>
          <w:b w:val="0"/>
          <w:noProof/>
          <w:color w:val="auto"/>
          <w:sz w:val="24"/>
          <w:szCs w:val="24"/>
        </w:rPr>
        <w:t>8</w:t>
      </w:r>
      <w:r w:rsidR="005F5DC8" w:rsidRPr="000C472E">
        <w:rPr>
          <w:b w:val="0"/>
          <w:color w:val="auto"/>
          <w:sz w:val="24"/>
          <w:szCs w:val="24"/>
        </w:rPr>
        <w:fldChar w:fldCharType="end"/>
      </w:r>
      <w:bookmarkEnd w:id="12"/>
      <w:r w:rsidRPr="000C472E">
        <w:rPr>
          <w:b w:val="0"/>
          <w:color w:val="auto"/>
          <w:sz w:val="24"/>
          <w:szCs w:val="24"/>
        </w:rPr>
        <w:t xml:space="preserve">. </w:t>
      </w:r>
      <w:r w:rsidR="000C472E" w:rsidRPr="000C472E">
        <w:rPr>
          <w:b w:val="0"/>
          <w:color w:val="auto"/>
          <w:sz w:val="24"/>
          <w:szCs w:val="24"/>
        </w:rPr>
        <w:t>Vertical distribution of physical and hydrochemical parameters. Temperature (</w:t>
      </w:r>
      <w:r w:rsidR="000C472E">
        <w:rPr>
          <w:b w:val="0"/>
          <w:color w:val="auto"/>
          <w:sz w:val="24"/>
          <w:szCs w:val="24"/>
          <w:vertAlign w:val="superscript"/>
        </w:rPr>
        <w:t>o</w:t>
      </w:r>
      <w:r w:rsidR="000C472E" w:rsidRPr="000C472E">
        <w:rPr>
          <w:b w:val="0"/>
          <w:color w:val="auto"/>
          <w:sz w:val="24"/>
          <w:szCs w:val="24"/>
        </w:rPr>
        <w:t>C, top left), salinity (</w:t>
      </w:r>
      <w:r w:rsidR="00536661">
        <w:rPr>
          <w:b w:val="0"/>
          <w:color w:val="auto"/>
          <w:sz w:val="24"/>
          <w:szCs w:val="24"/>
        </w:rPr>
        <w:t>psu</w:t>
      </w:r>
      <w:r w:rsidR="000C472E" w:rsidRPr="000C472E">
        <w:rPr>
          <w:b w:val="0"/>
          <w:color w:val="auto"/>
          <w:sz w:val="24"/>
          <w:szCs w:val="24"/>
        </w:rPr>
        <w:t xml:space="preserve">, top center), dissolved oxygen concentration (ml/l, top right), mineral dissolved silicon, nitrate nitrogen and phosphorus (µg-at/l, bottom left, center and right respectively). Gray lines - distribution of </w:t>
      </w:r>
      <w:r w:rsidR="00536661">
        <w:rPr>
          <w:b w:val="0"/>
          <w:color w:val="auto"/>
          <w:sz w:val="24"/>
          <w:szCs w:val="24"/>
        </w:rPr>
        <w:t xml:space="preserve">measured (temperature and salinity) or </w:t>
      </w:r>
      <w:r w:rsidR="000C472E" w:rsidRPr="000C472E">
        <w:rPr>
          <w:b w:val="0"/>
          <w:color w:val="auto"/>
          <w:sz w:val="24"/>
          <w:szCs w:val="24"/>
        </w:rPr>
        <w:t>interpolated</w:t>
      </w:r>
      <w:r w:rsidR="00536661">
        <w:rPr>
          <w:b w:val="0"/>
          <w:color w:val="auto"/>
          <w:sz w:val="24"/>
          <w:szCs w:val="24"/>
        </w:rPr>
        <w:t xml:space="preserve"> (chemical constituents)</w:t>
      </w:r>
      <w:r w:rsidR="000C472E" w:rsidRPr="000C472E">
        <w:rPr>
          <w:b w:val="0"/>
          <w:color w:val="auto"/>
          <w:sz w:val="24"/>
          <w:szCs w:val="24"/>
        </w:rPr>
        <w:t xml:space="preserve"> parameter values at all stations of the polygon; bold black lines - distribution of interpolated parameter values at the station 16</w:t>
      </w:r>
      <w:r w:rsidR="00AC3BDC">
        <w:rPr>
          <w:b w:val="0"/>
          <w:color w:val="auto"/>
          <w:sz w:val="24"/>
          <w:szCs w:val="24"/>
        </w:rPr>
        <w:t xml:space="preserve"> (Anticyclonic </w:t>
      </w:r>
      <w:r w:rsidR="006C3BA1">
        <w:rPr>
          <w:b w:val="0"/>
          <w:color w:val="auto"/>
          <w:sz w:val="24"/>
          <w:szCs w:val="24"/>
        </w:rPr>
        <w:t>eddy</w:t>
      </w:r>
      <w:r w:rsidR="00AC3BDC">
        <w:rPr>
          <w:b w:val="0"/>
          <w:color w:val="auto"/>
          <w:sz w:val="24"/>
          <w:szCs w:val="24"/>
        </w:rPr>
        <w:t>)</w:t>
      </w:r>
      <w:r w:rsidR="000C472E" w:rsidRPr="000C472E">
        <w:rPr>
          <w:b w:val="0"/>
          <w:color w:val="auto"/>
          <w:sz w:val="24"/>
          <w:szCs w:val="24"/>
        </w:rPr>
        <w:t>; red points - sampling horizons and measured parameter values</w:t>
      </w:r>
    </w:p>
    <w:p w14:paraId="44489808" w14:textId="77777777" w:rsidR="009E4AF8" w:rsidRDefault="009E4AF8" w:rsidP="009E4AF8">
      <w:pPr>
        <w:spacing w:before="240"/>
      </w:pPr>
    </w:p>
    <w:p w14:paraId="2FFD329D" w14:textId="77777777" w:rsidR="0077200A" w:rsidRPr="00F52C6C" w:rsidRDefault="0077200A" w:rsidP="00F52C6C">
      <w:pPr>
        <w:spacing w:before="240"/>
        <w:rPr>
          <w:sz w:val="24"/>
          <w:szCs w:val="24"/>
        </w:rPr>
      </w:pPr>
    </w:p>
    <w:p w14:paraId="1F8B845C" w14:textId="77777777" w:rsidR="00344AD2" w:rsidRPr="00344AD2" w:rsidRDefault="00344AD2" w:rsidP="00344AD2">
      <w:pPr>
        <w:spacing w:before="46"/>
        <w:ind w:right="517"/>
        <w:jc w:val="center"/>
        <w:rPr>
          <w:sz w:val="24"/>
          <w:szCs w:val="24"/>
        </w:rPr>
      </w:pPr>
      <w:r>
        <w:rPr>
          <w:noProof/>
          <w:sz w:val="24"/>
          <w:szCs w:val="24"/>
          <w:lang w:val="ru-RU" w:eastAsia="ru-RU"/>
        </w:rPr>
        <w:lastRenderedPageBreak/>
        <w:drawing>
          <wp:inline distT="0" distB="0" distL="0" distR="0" wp14:anchorId="4AE4EF96" wp14:editId="4BC83125">
            <wp:extent cx="5762625" cy="510442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b="-544"/>
                    <a:stretch>
                      <a:fillRect/>
                    </a:stretch>
                  </pic:blipFill>
                  <pic:spPr bwMode="auto">
                    <a:xfrm>
                      <a:off x="0" y="0"/>
                      <a:ext cx="5762625" cy="5104429"/>
                    </a:xfrm>
                    <a:prstGeom prst="rect">
                      <a:avLst/>
                    </a:prstGeom>
                    <a:noFill/>
                  </pic:spPr>
                </pic:pic>
              </a:graphicData>
            </a:graphic>
          </wp:inline>
        </w:drawing>
      </w:r>
    </w:p>
    <w:p w14:paraId="4661704C" w14:textId="77777777" w:rsidR="00E36865" w:rsidRPr="00E36865" w:rsidRDefault="00E36865" w:rsidP="00E36865"/>
    <w:p w14:paraId="231DFA43" w14:textId="77777777" w:rsidR="00E36865" w:rsidRPr="00FE13F7" w:rsidRDefault="00344AD2" w:rsidP="00FE13F7">
      <w:pPr>
        <w:pStyle w:val="af4"/>
        <w:jc w:val="center"/>
        <w:rPr>
          <w:b w:val="0"/>
          <w:color w:val="auto"/>
          <w:sz w:val="24"/>
          <w:szCs w:val="24"/>
          <w:lang w:val="en-US"/>
        </w:rPr>
      </w:pPr>
      <w:bookmarkStart w:id="14" w:name="_Ref104544264"/>
      <w:r w:rsidRPr="00FE13F7">
        <w:rPr>
          <w:b w:val="0"/>
          <w:color w:val="auto"/>
          <w:sz w:val="24"/>
          <w:szCs w:val="24"/>
        </w:rPr>
        <w:t xml:space="preserve">Figure </w:t>
      </w:r>
      <w:r w:rsidR="005F5DC8" w:rsidRPr="00FE13F7">
        <w:rPr>
          <w:b w:val="0"/>
          <w:color w:val="auto"/>
          <w:sz w:val="24"/>
          <w:szCs w:val="24"/>
        </w:rPr>
        <w:fldChar w:fldCharType="begin"/>
      </w:r>
      <w:r w:rsidRPr="00FE13F7">
        <w:rPr>
          <w:b w:val="0"/>
          <w:color w:val="auto"/>
          <w:sz w:val="24"/>
          <w:szCs w:val="24"/>
        </w:rPr>
        <w:instrText xml:space="preserve"> SEQ Figure \* ARABIC </w:instrText>
      </w:r>
      <w:r w:rsidR="005F5DC8" w:rsidRPr="00FE13F7">
        <w:rPr>
          <w:b w:val="0"/>
          <w:color w:val="auto"/>
          <w:sz w:val="24"/>
          <w:szCs w:val="24"/>
        </w:rPr>
        <w:fldChar w:fldCharType="separate"/>
      </w:r>
      <w:r w:rsidR="009361A0">
        <w:rPr>
          <w:b w:val="0"/>
          <w:noProof/>
          <w:color w:val="auto"/>
          <w:sz w:val="24"/>
          <w:szCs w:val="24"/>
        </w:rPr>
        <w:t>9</w:t>
      </w:r>
      <w:r w:rsidR="005F5DC8" w:rsidRPr="00FE13F7">
        <w:rPr>
          <w:b w:val="0"/>
          <w:color w:val="auto"/>
          <w:sz w:val="24"/>
          <w:szCs w:val="24"/>
        </w:rPr>
        <w:fldChar w:fldCharType="end"/>
      </w:r>
      <w:bookmarkEnd w:id="14"/>
      <w:r w:rsidRPr="00FE13F7">
        <w:rPr>
          <w:b w:val="0"/>
          <w:color w:val="auto"/>
          <w:sz w:val="24"/>
          <w:szCs w:val="24"/>
        </w:rPr>
        <w:t xml:space="preserve">. Pacific salmon distribution within the R/V </w:t>
      </w:r>
      <w:r w:rsidRPr="00FE13F7">
        <w:rPr>
          <w:b w:val="0"/>
          <w:color w:val="auto"/>
          <w:sz w:val="24"/>
          <w:szCs w:val="24"/>
          <w:lang w:val="en-US"/>
        </w:rPr>
        <w:t xml:space="preserve">«TINRO» study area. Circles indicate trawl </w:t>
      </w:r>
      <w:r w:rsidR="00FE13F7" w:rsidRPr="00FE13F7">
        <w:rPr>
          <w:b w:val="0"/>
          <w:color w:val="auto"/>
          <w:sz w:val="24"/>
          <w:szCs w:val="24"/>
          <w:lang w:val="en-US"/>
        </w:rPr>
        <w:t>catches;</w:t>
      </w:r>
      <w:r w:rsidRPr="00FE13F7">
        <w:rPr>
          <w:b w:val="0"/>
          <w:color w:val="auto"/>
          <w:sz w:val="24"/>
          <w:szCs w:val="24"/>
          <w:lang w:val="en-US"/>
        </w:rPr>
        <w:t xml:space="preserve"> color fill indicates acoustic backscatter density of salmon</w:t>
      </w:r>
    </w:p>
    <w:p w14:paraId="5016B055" w14:textId="77777777" w:rsidR="00E36865" w:rsidRDefault="00E36865" w:rsidP="00692A62">
      <w:pPr>
        <w:pStyle w:val="af4"/>
        <w:rPr>
          <w:b w:val="0"/>
          <w:color w:val="auto"/>
          <w:sz w:val="24"/>
          <w:szCs w:val="24"/>
        </w:rPr>
      </w:pPr>
    </w:p>
    <w:p w14:paraId="11779E79" w14:textId="77777777" w:rsidR="00A70E18" w:rsidRDefault="00A70E18" w:rsidP="00A70E18"/>
    <w:p w14:paraId="35074985" w14:textId="77777777" w:rsidR="00A70E18" w:rsidRDefault="00A70E18" w:rsidP="00A70E18"/>
    <w:p w14:paraId="739C4AAE" w14:textId="77777777" w:rsidR="00A70E18" w:rsidRDefault="00A70E18" w:rsidP="00A70E18"/>
    <w:p w14:paraId="4DE9ED78" w14:textId="77777777" w:rsidR="00A70E18" w:rsidRDefault="00A70E18" w:rsidP="00A70E18"/>
    <w:p w14:paraId="224802F7" w14:textId="77777777" w:rsidR="00A70E18" w:rsidRPr="00A70E18" w:rsidRDefault="00A70E18" w:rsidP="00A70E18"/>
    <w:p w14:paraId="3FA68690" w14:textId="77777777" w:rsidR="00E36865" w:rsidRDefault="00350EB0" w:rsidP="00EB5EB6">
      <w:pPr>
        <w:pStyle w:val="af4"/>
        <w:jc w:val="center"/>
        <w:rPr>
          <w:b w:val="0"/>
          <w:color w:val="auto"/>
          <w:sz w:val="24"/>
          <w:szCs w:val="24"/>
        </w:rPr>
      </w:pPr>
      <w:r w:rsidRPr="00350EB0">
        <w:rPr>
          <w:b w:val="0"/>
          <w:noProof/>
          <w:color w:val="auto"/>
          <w:sz w:val="24"/>
          <w:szCs w:val="24"/>
          <w:lang w:val="ru-RU" w:eastAsia="ru-RU"/>
        </w:rPr>
        <w:lastRenderedPageBreak/>
        <w:drawing>
          <wp:inline distT="0" distB="0" distL="0" distR="0" wp14:anchorId="5A12489C" wp14:editId="0A785F4B">
            <wp:extent cx="1908000" cy="1688387"/>
            <wp:effectExtent l="19050" t="0" r="0" b="0"/>
            <wp:docPr id="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08000" cy="1688387"/>
                    </a:xfrm>
                    <a:prstGeom prst="rect">
                      <a:avLst/>
                    </a:prstGeom>
                    <a:noFill/>
                  </pic:spPr>
                </pic:pic>
              </a:graphicData>
            </a:graphic>
          </wp:inline>
        </w:drawing>
      </w:r>
      <w:r w:rsidRPr="00E5038C">
        <w:rPr>
          <w:b w:val="0"/>
          <w:noProof/>
          <w:color w:val="auto"/>
          <w:sz w:val="24"/>
          <w:szCs w:val="24"/>
          <w:lang w:val="en-US" w:eastAsia="ru-RU"/>
        </w:rPr>
        <w:t xml:space="preserve"> </w:t>
      </w:r>
      <w:r w:rsidRPr="00350EB0">
        <w:rPr>
          <w:b w:val="0"/>
          <w:noProof/>
          <w:color w:val="auto"/>
          <w:sz w:val="24"/>
          <w:szCs w:val="24"/>
          <w:lang w:val="ru-RU" w:eastAsia="ru-RU"/>
        </w:rPr>
        <w:drawing>
          <wp:inline distT="0" distB="0" distL="0" distR="0" wp14:anchorId="46EC72D3" wp14:editId="77FDD36D">
            <wp:extent cx="1908000" cy="1688387"/>
            <wp:effectExtent l="19050" t="0" r="0" b="0"/>
            <wp:docPr id="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1908000" cy="1688387"/>
                    </a:xfrm>
                    <a:prstGeom prst="rect">
                      <a:avLst/>
                    </a:prstGeom>
                    <a:noFill/>
                  </pic:spPr>
                </pic:pic>
              </a:graphicData>
            </a:graphic>
          </wp:inline>
        </w:drawing>
      </w:r>
      <w:r w:rsidRPr="00350EB0">
        <w:rPr>
          <w:b w:val="0"/>
          <w:color w:val="auto"/>
          <w:sz w:val="24"/>
          <w:szCs w:val="24"/>
        </w:rPr>
        <w:t xml:space="preserve"> </w:t>
      </w:r>
      <w:r w:rsidR="00FE13F7">
        <w:rPr>
          <w:b w:val="0"/>
          <w:noProof/>
          <w:color w:val="auto"/>
          <w:sz w:val="24"/>
          <w:szCs w:val="24"/>
          <w:lang w:val="ru-RU" w:eastAsia="ru-RU"/>
        </w:rPr>
        <w:drawing>
          <wp:inline distT="0" distB="0" distL="0" distR="0" wp14:anchorId="5FA50770" wp14:editId="591B43DB">
            <wp:extent cx="1908000" cy="1688387"/>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1908000" cy="1688387"/>
                    </a:xfrm>
                    <a:prstGeom prst="rect">
                      <a:avLst/>
                    </a:prstGeom>
                    <a:noFill/>
                  </pic:spPr>
                </pic:pic>
              </a:graphicData>
            </a:graphic>
          </wp:inline>
        </w:drawing>
      </w:r>
      <w:r w:rsidR="00FE13F7">
        <w:rPr>
          <w:b w:val="0"/>
          <w:noProof/>
          <w:color w:val="auto"/>
          <w:sz w:val="24"/>
          <w:szCs w:val="24"/>
          <w:lang w:val="ru-RU" w:eastAsia="ru-RU"/>
        </w:rPr>
        <w:drawing>
          <wp:inline distT="0" distB="0" distL="0" distR="0" wp14:anchorId="0606FF2E" wp14:editId="55783A49">
            <wp:extent cx="1908000" cy="1686874"/>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1908000" cy="1686874"/>
                    </a:xfrm>
                    <a:prstGeom prst="rect">
                      <a:avLst/>
                    </a:prstGeom>
                    <a:noFill/>
                  </pic:spPr>
                </pic:pic>
              </a:graphicData>
            </a:graphic>
          </wp:inline>
        </w:drawing>
      </w:r>
      <w:r w:rsidR="00FE13F7">
        <w:rPr>
          <w:b w:val="0"/>
          <w:noProof/>
          <w:color w:val="auto"/>
          <w:sz w:val="24"/>
          <w:szCs w:val="24"/>
          <w:lang w:val="ru-RU" w:eastAsia="ru-RU"/>
        </w:rPr>
        <w:drawing>
          <wp:inline distT="0" distB="0" distL="0" distR="0" wp14:anchorId="0060F3AA" wp14:editId="22707EE0">
            <wp:extent cx="1908000" cy="1686874"/>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1908000" cy="1686874"/>
                    </a:xfrm>
                    <a:prstGeom prst="rect">
                      <a:avLst/>
                    </a:prstGeom>
                    <a:noFill/>
                  </pic:spPr>
                </pic:pic>
              </a:graphicData>
            </a:graphic>
          </wp:inline>
        </w:drawing>
      </w:r>
    </w:p>
    <w:p w14:paraId="72850B11" w14:textId="15E44A31" w:rsidR="00FE13F7" w:rsidRDefault="00FE13F7" w:rsidP="00EB5EB6">
      <w:pPr>
        <w:pStyle w:val="af4"/>
        <w:jc w:val="center"/>
        <w:rPr>
          <w:b w:val="0"/>
          <w:color w:val="auto"/>
          <w:sz w:val="24"/>
          <w:szCs w:val="24"/>
          <w:lang w:val="en-US"/>
        </w:rPr>
      </w:pPr>
      <w:bookmarkStart w:id="15" w:name="_Ref104546110"/>
      <w:r w:rsidRPr="00EB5EB6">
        <w:rPr>
          <w:b w:val="0"/>
          <w:color w:val="auto"/>
          <w:sz w:val="24"/>
          <w:szCs w:val="24"/>
        </w:rPr>
        <w:t xml:space="preserve">Figure </w:t>
      </w:r>
      <w:r w:rsidR="005F5DC8" w:rsidRPr="00EB5EB6">
        <w:rPr>
          <w:b w:val="0"/>
          <w:color w:val="auto"/>
          <w:sz w:val="24"/>
          <w:szCs w:val="24"/>
        </w:rPr>
        <w:fldChar w:fldCharType="begin"/>
      </w:r>
      <w:r w:rsidRPr="00EB5EB6">
        <w:rPr>
          <w:b w:val="0"/>
          <w:color w:val="auto"/>
          <w:sz w:val="24"/>
          <w:szCs w:val="24"/>
        </w:rPr>
        <w:instrText xml:space="preserve"> SEQ Figure \* ARABIC </w:instrText>
      </w:r>
      <w:r w:rsidR="005F5DC8" w:rsidRPr="00EB5EB6">
        <w:rPr>
          <w:b w:val="0"/>
          <w:color w:val="auto"/>
          <w:sz w:val="24"/>
          <w:szCs w:val="24"/>
        </w:rPr>
        <w:fldChar w:fldCharType="separate"/>
      </w:r>
      <w:r w:rsidR="009361A0">
        <w:rPr>
          <w:b w:val="0"/>
          <w:noProof/>
          <w:color w:val="auto"/>
          <w:sz w:val="24"/>
          <w:szCs w:val="24"/>
        </w:rPr>
        <w:t>10</w:t>
      </w:r>
      <w:r w:rsidR="005F5DC8" w:rsidRPr="00EB5EB6">
        <w:rPr>
          <w:b w:val="0"/>
          <w:color w:val="auto"/>
          <w:sz w:val="24"/>
          <w:szCs w:val="24"/>
        </w:rPr>
        <w:fldChar w:fldCharType="end"/>
      </w:r>
      <w:bookmarkEnd w:id="15"/>
      <w:r w:rsidRPr="00EB5EB6">
        <w:rPr>
          <w:b w:val="0"/>
          <w:color w:val="auto"/>
          <w:sz w:val="24"/>
          <w:szCs w:val="24"/>
        </w:rPr>
        <w:t xml:space="preserve">. </w:t>
      </w:r>
      <w:r w:rsidR="00EB5EB6" w:rsidRPr="00EB5EB6">
        <w:rPr>
          <w:b w:val="0"/>
          <w:color w:val="auto"/>
          <w:sz w:val="24"/>
          <w:szCs w:val="24"/>
        </w:rPr>
        <w:t xml:space="preserve">Length frequency of Pacific salmon within the R/V </w:t>
      </w:r>
      <w:r w:rsidR="00EB5EB6" w:rsidRPr="00EB5EB6">
        <w:rPr>
          <w:b w:val="0"/>
          <w:color w:val="auto"/>
          <w:sz w:val="24"/>
          <w:szCs w:val="24"/>
          <w:lang w:val="en-US"/>
        </w:rPr>
        <w:t>«TINRO» study area</w:t>
      </w:r>
      <w:r w:rsidR="00536661" w:rsidRPr="00EB5EB6">
        <w:rPr>
          <w:b w:val="0"/>
          <w:color w:val="auto"/>
          <w:sz w:val="24"/>
          <w:szCs w:val="24"/>
          <w:lang w:val="en-US"/>
        </w:rPr>
        <w:t>,</w:t>
      </w:r>
      <w:r w:rsidR="00536661">
        <w:rPr>
          <w:b w:val="0"/>
          <w:color w:val="auto"/>
          <w:sz w:val="24"/>
          <w:szCs w:val="24"/>
          <w:lang w:val="en-US"/>
        </w:rPr>
        <w:br/>
      </w:r>
      <w:r w:rsidR="00EB5EB6" w:rsidRPr="00EB5EB6">
        <w:rPr>
          <w:b w:val="0"/>
          <w:color w:val="auto"/>
          <w:sz w:val="24"/>
          <w:szCs w:val="24"/>
          <w:lang w:val="en-US"/>
        </w:rPr>
        <w:t>March 2-20, 2022</w:t>
      </w:r>
    </w:p>
    <w:p w14:paraId="75067353" w14:textId="77777777" w:rsidR="00A078EC" w:rsidRDefault="00A078EC" w:rsidP="00A078EC">
      <w:pPr>
        <w:jc w:val="center"/>
        <w:rPr>
          <w:lang w:val="en-US"/>
        </w:rPr>
      </w:pPr>
      <w:r>
        <w:rPr>
          <w:noProof/>
          <w:lang w:val="ru-RU" w:eastAsia="ru-RU"/>
        </w:rPr>
        <w:drawing>
          <wp:inline distT="0" distB="0" distL="0" distR="0" wp14:anchorId="50C0211B" wp14:editId="75C2E6D7">
            <wp:extent cx="3816000" cy="1863357"/>
            <wp:effectExtent l="0" t="0" r="0" b="0"/>
            <wp:docPr id="3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3816000" cy="1863357"/>
                    </a:xfrm>
                    <a:prstGeom prst="rect">
                      <a:avLst/>
                    </a:prstGeom>
                    <a:noFill/>
                  </pic:spPr>
                </pic:pic>
              </a:graphicData>
            </a:graphic>
          </wp:inline>
        </w:drawing>
      </w:r>
      <w:r w:rsidR="00350EB0" w:rsidRPr="00350EB0">
        <w:rPr>
          <w:noProof/>
          <w:lang w:val="ru-RU" w:eastAsia="ru-RU"/>
        </w:rPr>
        <w:drawing>
          <wp:inline distT="0" distB="0" distL="0" distR="0" wp14:anchorId="511EC4BC" wp14:editId="246E393D">
            <wp:extent cx="1908000" cy="1809419"/>
            <wp:effectExtent l="19050" t="0" r="0" b="0"/>
            <wp:docPr id="1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1908000" cy="1809419"/>
                    </a:xfrm>
                    <a:prstGeom prst="rect">
                      <a:avLst/>
                    </a:prstGeom>
                    <a:noFill/>
                  </pic:spPr>
                </pic:pic>
              </a:graphicData>
            </a:graphic>
          </wp:inline>
        </w:drawing>
      </w:r>
      <w:r w:rsidR="00350EB0" w:rsidRPr="00350EB0">
        <w:rPr>
          <w:lang w:val="en-US"/>
        </w:rPr>
        <w:t xml:space="preserve"> </w:t>
      </w:r>
      <w:r>
        <w:rPr>
          <w:noProof/>
          <w:lang w:val="ru-RU" w:eastAsia="ru-RU"/>
        </w:rPr>
        <w:drawing>
          <wp:inline distT="0" distB="0" distL="0" distR="0" wp14:anchorId="3396A3F1" wp14:editId="351C12AB">
            <wp:extent cx="1908000" cy="1778015"/>
            <wp:effectExtent l="19050" t="0" r="0" b="0"/>
            <wp:docPr id="3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1908000" cy="1778015"/>
                    </a:xfrm>
                    <a:prstGeom prst="rect">
                      <a:avLst/>
                    </a:prstGeom>
                    <a:noFill/>
                  </pic:spPr>
                </pic:pic>
              </a:graphicData>
            </a:graphic>
          </wp:inline>
        </w:drawing>
      </w:r>
      <w:r>
        <w:rPr>
          <w:noProof/>
          <w:lang w:val="ru-RU" w:eastAsia="ru-RU"/>
        </w:rPr>
        <w:drawing>
          <wp:inline distT="0" distB="0" distL="0" distR="0" wp14:anchorId="1104F3DB" wp14:editId="060BC1D9">
            <wp:extent cx="1908000" cy="1823200"/>
            <wp:effectExtent l="19050" t="0" r="0" b="0"/>
            <wp:docPr id="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1908000" cy="1823200"/>
                    </a:xfrm>
                    <a:prstGeom prst="rect">
                      <a:avLst/>
                    </a:prstGeom>
                    <a:noFill/>
                  </pic:spPr>
                </pic:pic>
              </a:graphicData>
            </a:graphic>
          </wp:inline>
        </w:drawing>
      </w:r>
    </w:p>
    <w:p w14:paraId="13832394" w14:textId="7638DFC7" w:rsidR="00A078EC" w:rsidRDefault="00A078EC" w:rsidP="00A078EC">
      <w:pPr>
        <w:pStyle w:val="af4"/>
        <w:jc w:val="center"/>
        <w:rPr>
          <w:b w:val="0"/>
          <w:color w:val="auto"/>
          <w:sz w:val="24"/>
          <w:szCs w:val="24"/>
        </w:rPr>
      </w:pPr>
      <w:bookmarkStart w:id="16" w:name="_Ref104551873"/>
      <w:r w:rsidRPr="00A078EC">
        <w:rPr>
          <w:b w:val="0"/>
          <w:color w:val="auto"/>
          <w:sz w:val="24"/>
          <w:szCs w:val="24"/>
        </w:rPr>
        <w:t xml:space="preserve">Figure </w:t>
      </w:r>
      <w:r w:rsidR="005F5DC8" w:rsidRPr="00A078EC">
        <w:rPr>
          <w:b w:val="0"/>
          <w:color w:val="auto"/>
          <w:sz w:val="24"/>
          <w:szCs w:val="24"/>
        </w:rPr>
        <w:fldChar w:fldCharType="begin"/>
      </w:r>
      <w:r w:rsidRPr="00A078EC">
        <w:rPr>
          <w:b w:val="0"/>
          <w:color w:val="auto"/>
          <w:sz w:val="24"/>
          <w:szCs w:val="24"/>
        </w:rPr>
        <w:instrText xml:space="preserve"> SEQ Figure \* ARABIC </w:instrText>
      </w:r>
      <w:r w:rsidR="005F5DC8" w:rsidRPr="00A078EC">
        <w:rPr>
          <w:b w:val="0"/>
          <w:color w:val="auto"/>
          <w:sz w:val="24"/>
          <w:szCs w:val="24"/>
        </w:rPr>
        <w:fldChar w:fldCharType="separate"/>
      </w:r>
      <w:r w:rsidR="009361A0">
        <w:rPr>
          <w:b w:val="0"/>
          <w:noProof/>
          <w:color w:val="auto"/>
          <w:sz w:val="24"/>
          <w:szCs w:val="24"/>
        </w:rPr>
        <w:t>11</w:t>
      </w:r>
      <w:r w:rsidR="005F5DC8" w:rsidRPr="00A078EC">
        <w:rPr>
          <w:b w:val="0"/>
          <w:color w:val="auto"/>
          <w:sz w:val="24"/>
          <w:szCs w:val="24"/>
        </w:rPr>
        <w:fldChar w:fldCharType="end"/>
      </w:r>
      <w:bookmarkEnd w:id="16"/>
      <w:r w:rsidRPr="00A078EC">
        <w:rPr>
          <w:b w:val="0"/>
          <w:color w:val="auto"/>
          <w:sz w:val="24"/>
          <w:szCs w:val="24"/>
        </w:rPr>
        <w:t xml:space="preserve">. Condition factor frequency of </w:t>
      </w:r>
      <w:r w:rsidRPr="00EB5EB6">
        <w:rPr>
          <w:b w:val="0"/>
          <w:color w:val="auto"/>
          <w:sz w:val="24"/>
          <w:szCs w:val="24"/>
        </w:rPr>
        <w:t xml:space="preserve">Pacific salmon within the R/V </w:t>
      </w:r>
      <w:r w:rsidRPr="00A078EC">
        <w:rPr>
          <w:b w:val="0"/>
          <w:color w:val="auto"/>
          <w:sz w:val="24"/>
          <w:szCs w:val="24"/>
        </w:rPr>
        <w:t>«TINRO» study area,</w:t>
      </w:r>
      <w:r w:rsidR="00536661">
        <w:rPr>
          <w:b w:val="0"/>
          <w:color w:val="auto"/>
          <w:sz w:val="24"/>
          <w:szCs w:val="24"/>
        </w:rPr>
        <w:br/>
      </w:r>
      <w:r w:rsidRPr="00A078EC">
        <w:rPr>
          <w:b w:val="0"/>
          <w:color w:val="auto"/>
          <w:sz w:val="24"/>
          <w:szCs w:val="24"/>
        </w:rPr>
        <w:t>March 2-20, 2022</w:t>
      </w:r>
    </w:p>
    <w:p w14:paraId="28F891F3" w14:textId="77777777" w:rsidR="009361A0" w:rsidRDefault="009361A0" w:rsidP="00A70E18">
      <w:pPr>
        <w:jc w:val="center"/>
      </w:pPr>
      <w:r w:rsidRPr="009361A0">
        <w:rPr>
          <w:noProof/>
          <w:lang w:val="ru-RU" w:eastAsia="ru-RU"/>
        </w:rPr>
        <w:lastRenderedPageBreak/>
        <w:drawing>
          <wp:inline distT="0" distB="0" distL="0" distR="0" wp14:anchorId="0C185888" wp14:editId="1D0923D0">
            <wp:extent cx="4095750" cy="2978413"/>
            <wp:effectExtent l="1905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4098201" cy="2980196"/>
                    </a:xfrm>
                    <a:prstGeom prst="rect">
                      <a:avLst/>
                    </a:prstGeom>
                    <a:noFill/>
                  </pic:spPr>
                </pic:pic>
              </a:graphicData>
            </a:graphic>
          </wp:inline>
        </w:drawing>
      </w:r>
    </w:p>
    <w:p w14:paraId="6303DF0F" w14:textId="77777777" w:rsidR="009361A0" w:rsidRPr="009361A0" w:rsidRDefault="009361A0" w:rsidP="009361A0">
      <w:pPr>
        <w:pStyle w:val="af4"/>
        <w:jc w:val="center"/>
        <w:rPr>
          <w:b w:val="0"/>
          <w:color w:val="auto"/>
          <w:sz w:val="24"/>
          <w:szCs w:val="24"/>
        </w:rPr>
      </w:pPr>
      <w:bookmarkStart w:id="17" w:name="_Ref104555618"/>
      <w:r w:rsidRPr="009361A0">
        <w:rPr>
          <w:b w:val="0"/>
          <w:color w:val="auto"/>
          <w:sz w:val="24"/>
          <w:szCs w:val="24"/>
        </w:rPr>
        <w:t xml:space="preserve">Figure </w:t>
      </w:r>
      <w:r w:rsidRPr="009361A0">
        <w:rPr>
          <w:b w:val="0"/>
          <w:color w:val="auto"/>
          <w:sz w:val="24"/>
          <w:szCs w:val="24"/>
        </w:rPr>
        <w:fldChar w:fldCharType="begin"/>
      </w:r>
      <w:r w:rsidRPr="009361A0">
        <w:rPr>
          <w:b w:val="0"/>
          <w:color w:val="auto"/>
          <w:sz w:val="24"/>
          <w:szCs w:val="24"/>
        </w:rPr>
        <w:instrText xml:space="preserve"> SEQ Figure \* ARABIC </w:instrText>
      </w:r>
      <w:r w:rsidRPr="009361A0">
        <w:rPr>
          <w:b w:val="0"/>
          <w:color w:val="auto"/>
          <w:sz w:val="24"/>
          <w:szCs w:val="24"/>
        </w:rPr>
        <w:fldChar w:fldCharType="separate"/>
      </w:r>
      <w:r w:rsidRPr="009361A0">
        <w:rPr>
          <w:b w:val="0"/>
          <w:noProof/>
          <w:color w:val="auto"/>
          <w:sz w:val="24"/>
          <w:szCs w:val="24"/>
        </w:rPr>
        <w:t>12</w:t>
      </w:r>
      <w:r w:rsidRPr="009361A0">
        <w:rPr>
          <w:b w:val="0"/>
          <w:color w:val="auto"/>
          <w:sz w:val="24"/>
          <w:szCs w:val="24"/>
        </w:rPr>
        <w:fldChar w:fldCharType="end"/>
      </w:r>
      <w:bookmarkEnd w:id="17"/>
      <w:r w:rsidRPr="009361A0">
        <w:rPr>
          <w:b w:val="0"/>
          <w:color w:val="auto"/>
          <w:sz w:val="24"/>
          <w:szCs w:val="24"/>
        </w:rPr>
        <w:t xml:space="preserve">. Preliminary results of onboard diet analysis of Pacific salmon species </w:t>
      </w:r>
      <w:r>
        <w:rPr>
          <w:b w:val="0"/>
          <w:color w:val="auto"/>
          <w:sz w:val="24"/>
          <w:szCs w:val="24"/>
        </w:rPr>
        <w:t>within the R/V </w:t>
      </w:r>
      <w:r w:rsidRPr="009361A0">
        <w:rPr>
          <w:b w:val="0"/>
          <w:color w:val="auto"/>
          <w:sz w:val="24"/>
          <w:szCs w:val="24"/>
        </w:rPr>
        <w:t>«TINRO» study area, March 2-20, 2022</w:t>
      </w:r>
    </w:p>
    <w:p w14:paraId="26911CBD" w14:textId="77777777" w:rsidR="00A078EC" w:rsidRDefault="00A078EC" w:rsidP="00A70E18">
      <w:pPr>
        <w:pStyle w:val="af4"/>
        <w:jc w:val="center"/>
      </w:pPr>
      <w:r>
        <w:rPr>
          <w:noProof/>
          <w:lang w:val="ru-RU" w:eastAsia="ru-RU"/>
        </w:rPr>
        <w:drawing>
          <wp:inline distT="0" distB="0" distL="0" distR="0" wp14:anchorId="02AFA434" wp14:editId="273B16DD">
            <wp:extent cx="4554790" cy="3990975"/>
            <wp:effectExtent l="0" t="0" r="0" b="0"/>
            <wp:docPr id="4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4553660" cy="3989985"/>
                    </a:xfrm>
                    <a:prstGeom prst="rect">
                      <a:avLst/>
                    </a:prstGeom>
                    <a:noFill/>
                  </pic:spPr>
                </pic:pic>
              </a:graphicData>
            </a:graphic>
          </wp:inline>
        </w:drawing>
      </w:r>
    </w:p>
    <w:p w14:paraId="280853C8" w14:textId="77777777" w:rsidR="00A078EC" w:rsidRDefault="00A078EC" w:rsidP="00A078EC">
      <w:pPr>
        <w:pStyle w:val="af4"/>
        <w:jc w:val="center"/>
        <w:rPr>
          <w:b w:val="0"/>
          <w:color w:val="auto"/>
          <w:sz w:val="24"/>
          <w:szCs w:val="24"/>
        </w:rPr>
      </w:pPr>
      <w:bookmarkStart w:id="18" w:name="_Ref104556959"/>
      <w:r w:rsidRPr="00A078EC">
        <w:rPr>
          <w:b w:val="0"/>
          <w:color w:val="auto"/>
          <w:sz w:val="24"/>
          <w:szCs w:val="24"/>
        </w:rPr>
        <w:t xml:space="preserve">Figure </w:t>
      </w:r>
      <w:r w:rsidR="005F5DC8" w:rsidRPr="00A078EC">
        <w:rPr>
          <w:b w:val="0"/>
          <w:color w:val="auto"/>
          <w:sz w:val="24"/>
          <w:szCs w:val="24"/>
        </w:rPr>
        <w:fldChar w:fldCharType="begin"/>
      </w:r>
      <w:r w:rsidRPr="00A078EC">
        <w:rPr>
          <w:b w:val="0"/>
          <w:color w:val="auto"/>
          <w:sz w:val="24"/>
          <w:szCs w:val="24"/>
        </w:rPr>
        <w:instrText xml:space="preserve"> SEQ Figure \* ARABIC </w:instrText>
      </w:r>
      <w:r w:rsidR="005F5DC8" w:rsidRPr="00A078EC">
        <w:rPr>
          <w:b w:val="0"/>
          <w:color w:val="auto"/>
          <w:sz w:val="24"/>
          <w:szCs w:val="24"/>
        </w:rPr>
        <w:fldChar w:fldCharType="separate"/>
      </w:r>
      <w:r w:rsidR="009361A0">
        <w:rPr>
          <w:b w:val="0"/>
          <w:noProof/>
          <w:color w:val="auto"/>
          <w:sz w:val="24"/>
          <w:szCs w:val="24"/>
        </w:rPr>
        <w:t>13</w:t>
      </w:r>
      <w:r w:rsidR="005F5DC8" w:rsidRPr="00A078EC">
        <w:rPr>
          <w:b w:val="0"/>
          <w:color w:val="auto"/>
          <w:sz w:val="24"/>
          <w:szCs w:val="24"/>
        </w:rPr>
        <w:fldChar w:fldCharType="end"/>
      </w:r>
      <w:bookmarkEnd w:id="18"/>
      <w:r w:rsidRPr="00A078EC">
        <w:rPr>
          <w:b w:val="0"/>
          <w:color w:val="auto"/>
          <w:sz w:val="24"/>
          <w:szCs w:val="24"/>
        </w:rPr>
        <w:t>. Vertical distribution of pacific salmon according to acoustic data</w:t>
      </w:r>
    </w:p>
    <w:p w14:paraId="6282E051" w14:textId="77777777" w:rsidR="00A70E18" w:rsidRDefault="00A70E18" w:rsidP="00867B65">
      <w:pPr>
        <w:pStyle w:val="af4"/>
        <w:rPr>
          <w:b w:val="0"/>
          <w:color w:val="auto"/>
          <w:sz w:val="24"/>
          <w:szCs w:val="24"/>
        </w:rPr>
      </w:pPr>
      <w:bookmarkStart w:id="19" w:name="_Ref104473250"/>
    </w:p>
    <w:p w14:paraId="51E47A43" w14:textId="77777777" w:rsidR="00867B65" w:rsidRDefault="00867B65" w:rsidP="00867B65">
      <w:pPr>
        <w:pStyle w:val="af4"/>
        <w:rPr>
          <w:b w:val="0"/>
          <w:color w:val="auto"/>
          <w:sz w:val="24"/>
          <w:szCs w:val="24"/>
          <w:lang w:val="en-US"/>
        </w:rPr>
      </w:pPr>
      <w:r w:rsidRPr="00C95F15">
        <w:rPr>
          <w:b w:val="0"/>
          <w:color w:val="auto"/>
          <w:sz w:val="24"/>
          <w:szCs w:val="24"/>
        </w:rPr>
        <w:lastRenderedPageBreak/>
        <w:t xml:space="preserve">Table </w:t>
      </w:r>
      <w:r w:rsidRPr="00C95F15">
        <w:rPr>
          <w:b w:val="0"/>
          <w:color w:val="auto"/>
          <w:sz w:val="24"/>
          <w:szCs w:val="24"/>
        </w:rPr>
        <w:fldChar w:fldCharType="begin"/>
      </w:r>
      <w:r w:rsidRPr="00C95F15">
        <w:rPr>
          <w:b w:val="0"/>
          <w:color w:val="auto"/>
          <w:sz w:val="24"/>
          <w:szCs w:val="24"/>
        </w:rPr>
        <w:instrText xml:space="preserve"> SEQ Table \* ARABIC </w:instrText>
      </w:r>
      <w:r w:rsidRPr="00C95F15">
        <w:rPr>
          <w:b w:val="0"/>
          <w:color w:val="auto"/>
          <w:sz w:val="24"/>
          <w:szCs w:val="24"/>
        </w:rPr>
        <w:fldChar w:fldCharType="separate"/>
      </w:r>
      <w:r>
        <w:rPr>
          <w:b w:val="0"/>
          <w:noProof/>
          <w:color w:val="auto"/>
          <w:sz w:val="24"/>
          <w:szCs w:val="24"/>
        </w:rPr>
        <w:t>1</w:t>
      </w:r>
      <w:r w:rsidRPr="00C95F15">
        <w:rPr>
          <w:b w:val="0"/>
          <w:color w:val="auto"/>
          <w:sz w:val="24"/>
          <w:szCs w:val="24"/>
        </w:rPr>
        <w:fldChar w:fldCharType="end"/>
      </w:r>
      <w:bookmarkEnd w:id="19"/>
      <w:r w:rsidRPr="00C95F15">
        <w:rPr>
          <w:b w:val="0"/>
          <w:color w:val="auto"/>
          <w:sz w:val="24"/>
          <w:szCs w:val="24"/>
        </w:rPr>
        <w:t xml:space="preserve">. Quantity and quality of sample collected during R/V </w:t>
      </w:r>
      <w:r w:rsidRPr="00C95F15">
        <w:rPr>
          <w:b w:val="0"/>
          <w:color w:val="auto"/>
          <w:sz w:val="24"/>
          <w:szCs w:val="24"/>
          <w:lang w:val="en-US"/>
        </w:rPr>
        <w:t>«TINRO» cruise</w:t>
      </w:r>
    </w:p>
    <w:tbl>
      <w:tblPr>
        <w:tblW w:w="9200" w:type="dxa"/>
        <w:tblInd w:w="93" w:type="dxa"/>
        <w:tblLook w:val="04A0" w:firstRow="1" w:lastRow="0" w:firstColumn="1" w:lastColumn="0" w:noHBand="0" w:noVBand="1"/>
      </w:tblPr>
      <w:tblGrid>
        <w:gridCol w:w="1644"/>
        <w:gridCol w:w="952"/>
        <w:gridCol w:w="953"/>
        <w:gridCol w:w="953"/>
        <w:gridCol w:w="953"/>
        <w:gridCol w:w="953"/>
        <w:gridCol w:w="953"/>
        <w:gridCol w:w="953"/>
        <w:gridCol w:w="953"/>
      </w:tblGrid>
      <w:tr w:rsidR="00867B65" w:rsidRPr="00436016" w14:paraId="651B0EFE" w14:textId="77777777" w:rsidTr="00464549">
        <w:trPr>
          <w:trHeight w:val="170"/>
        </w:trPr>
        <w:tc>
          <w:tcPr>
            <w:tcW w:w="1520" w:type="dxa"/>
            <w:tcBorders>
              <w:top w:val="single" w:sz="4" w:space="0" w:color="auto"/>
              <w:bottom w:val="single" w:sz="4" w:space="0" w:color="auto"/>
            </w:tcBorders>
            <w:shd w:val="clear" w:color="auto" w:fill="auto"/>
            <w:noWrap/>
            <w:vAlign w:val="center"/>
            <w:hideMark/>
          </w:tcPr>
          <w:p w14:paraId="45333953"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Specie</w:t>
            </w:r>
            <w:r w:rsidRPr="00E71E7D">
              <w:rPr>
                <w:b/>
                <w:color w:val="000000"/>
                <w:lang w:val="en-US" w:eastAsia="ru-RU"/>
              </w:rPr>
              <w:t>s</w:t>
            </w:r>
            <w:r w:rsidRPr="00436016">
              <w:rPr>
                <w:b/>
                <w:color w:val="000000"/>
                <w:lang w:val="ru-RU" w:eastAsia="ru-RU"/>
              </w:rPr>
              <w:t>\Sample</w:t>
            </w:r>
          </w:p>
        </w:tc>
        <w:tc>
          <w:tcPr>
            <w:tcW w:w="960" w:type="dxa"/>
            <w:tcBorders>
              <w:top w:val="single" w:sz="4" w:space="0" w:color="auto"/>
              <w:bottom w:val="single" w:sz="4" w:space="0" w:color="auto"/>
            </w:tcBorders>
            <w:shd w:val="clear" w:color="auto" w:fill="auto"/>
            <w:noWrap/>
            <w:vAlign w:val="center"/>
            <w:hideMark/>
          </w:tcPr>
          <w:p w14:paraId="592B0EF3"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Gills</w:t>
            </w:r>
          </w:p>
        </w:tc>
        <w:tc>
          <w:tcPr>
            <w:tcW w:w="960" w:type="dxa"/>
            <w:tcBorders>
              <w:top w:val="single" w:sz="4" w:space="0" w:color="auto"/>
              <w:bottom w:val="single" w:sz="4" w:space="0" w:color="auto"/>
            </w:tcBorders>
            <w:shd w:val="clear" w:color="auto" w:fill="auto"/>
            <w:noWrap/>
            <w:vAlign w:val="center"/>
            <w:hideMark/>
          </w:tcPr>
          <w:p w14:paraId="63E96C66"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Scale</w:t>
            </w:r>
          </w:p>
        </w:tc>
        <w:tc>
          <w:tcPr>
            <w:tcW w:w="960" w:type="dxa"/>
            <w:tcBorders>
              <w:top w:val="single" w:sz="4" w:space="0" w:color="auto"/>
              <w:bottom w:val="single" w:sz="4" w:space="0" w:color="auto"/>
            </w:tcBorders>
            <w:shd w:val="clear" w:color="auto" w:fill="auto"/>
            <w:noWrap/>
            <w:vAlign w:val="center"/>
            <w:hideMark/>
          </w:tcPr>
          <w:p w14:paraId="0CF06305"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DNA</w:t>
            </w:r>
          </w:p>
        </w:tc>
        <w:tc>
          <w:tcPr>
            <w:tcW w:w="960" w:type="dxa"/>
            <w:tcBorders>
              <w:top w:val="single" w:sz="4" w:space="0" w:color="auto"/>
              <w:bottom w:val="single" w:sz="4" w:space="0" w:color="auto"/>
            </w:tcBorders>
            <w:shd w:val="clear" w:color="auto" w:fill="auto"/>
            <w:noWrap/>
            <w:vAlign w:val="center"/>
            <w:hideMark/>
          </w:tcPr>
          <w:p w14:paraId="7D1361BF"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Head</w:t>
            </w:r>
          </w:p>
        </w:tc>
        <w:tc>
          <w:tcPr>
            <w:tcW w:w="960" w:type="dxa"/>
            <w:tcBorders>
              <w:top w:val="single" w:sz="4" w:space="0" w:color="auto"/>
              <w:bottom w:val="single" w:sz="4" w:space="0" w:color="auto"/>
            </w:tcBorders>
            <w:shd w:val="clear" w:color="auto" w:fill="auto"/>
            <w:noWrap/>
            <w:vAlign w:val="center"/>
            <w:hideMark/>
          </w:tcPr>
          <w:p w14:paraId="6B99DFA9"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Gonads</w:t>
            </w:r>
          </w:p>
        </w:tc>
        <w:tc>
          <w:tcPr>
            <w:tcW w:w="960" w:type="dxa"/>
            <w:tcBorders>
              <w:top w:val="single" w:sz="4" w:space="0" w:color="auto"/>
              <w:bottom w:val="single" w:sz="4" w:space="0" w:color="auto"/>
            </w:tcBorders>
            <w:shd w:val="clear" w:color="auto" w:fill="auto"/>
            <w:noWrap/>
            <w:vAlign w:val="center"/>
            <w:hideMark/>
          </w:tcPr>
          <w:p w14:paraId="0926393B"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Liver</w:t>
            </w:r>
          </w:p>
        </w:tc>
        <w:tc>
          <w:tcPr>
            <w:tcW w:w="960" w:type="dxa"/>
            <w:tcBorders>
              <w:top w:val="single" w:sz="4" w:space="0" w:color="auto"/>
              <w:bottom w:val="single" w:sz="4" w:space="0" w:color="auto"/>
            </w:tcBorders>
            <w:shd w:val="clear" w:color="auto" w:fill="auto"/>
            <w:noWrap/>
            <w:vAlign w:val="center"/>
            <w:hideMark/>
          </w:tcPr>
          <w:p w14:paraId="1A6E3007"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Muscle</w:t>
            </w:r>
          </w:p>
        </w:tc>
        <w:tc>
          <w:tcPr>
            <w:tcW w:w="960" w:type="dxa"/>
            <w:tcBorders>
              <w:top w:val="single" w:sz="4" w:space="0" w:color="auto"/>
              <w:bottom w:val="single" w:sz="4" w:space="0" w:color="auto"/>
            </w:tcBorders>
            <w:shd w:val="clear" w:color="auto" w:fill="auto"/>
            <w:noWrap/>
            <w:vAlign w:val="center"/>
            <w:hideMark/>
          </w:tcPr>
          <w:p w14:paraId="10353ABD"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Total</w:t>
            </w:r>
          </w:p>
        </w:tc>
      </w:tr>
      <w:tr w:rsidR="00867B65" w:rsidRPr="00436016" w14:paraId="005F425A" w14:textId="77777777" w:rsidTr="00464549">
        <w:trPr>
          <w:trHeight w:val="170"/>
        </w:trPr>
        <w:tc>
          <w:tcPr>
            <w:tcW w:w="1520" w:type="dxa"/>
            <w:tcBorders>
              <w:top w:val="single" w:sz="4" w:space="0" w:color="auto"/>
            </w:tcBorders>
            <w:shd w:val="clear" w:color="auto" w:fill="auto"/>
            <w:noWrap/>
            <w:vAlign w:val="center"/>
            <w:hideMark/>
          </w:tcPr>
          <w:p w14:paraId="5A1B182A"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Pink</w:t>
            </w:r>
          </w:p>
        </w:tc>
        <w:tc>
          <w:tcPr>
            <w:tcW w:w="960" w:type="dxa"/>
            <w:tcBorders>
              <w:top w:val="single" w:sz="4" w:space="0" w:color="auto"/>
            </w:tcBorders>
            <w:shd w:val="clear" w:color="auto" w:fill="auto"/>
            <w:noWrap/>
            <w:vAlign w:val="center"/>
            <w:hideMark/>
          </w:tcPr>
          <w:p w14:paraId="5C7AE0B1"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22</w:t>
            </w:r>
          </w:p>
        </w:tc>
        <w:tc>
          <w:tcPr>
            <w:tcW w:w="960" w:type="dxa"/>
            <w:tcBorders>
              <w:top w:val="single" w:sz="4" w:space="0" w:color="auto"/>
            </w:tcBorders>
            <w:shd w:val="clear" w:color="auto" w:fill="auto"/>
            <w:noWrap/>
            <w:vAlign w:val="center"/>
            <w:hideMark/>
          </w:tcPr>
          <w:p w14:paraId="710AD38B"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28</w:t>
            </w:r>
          </w:p>
        </w:tc>
        <w:tc>
          <w:tcPr>
            <w:tcW w:w="960" w:type="dxa"/>
            <w:tcBorders>
              <w:top w:val="single" w:sz="4" w:space="0" w:color="auto"/>
            </w:tcBorders>
            <w:shd w:val="clear" w:color="auto" w:fill="auto"/>
            <w:noWrap/>
            <w:vAlign w:val="center"/>
            <w:hideMark/>
          </w:tcPr>
          <w:p w14:paraId="47627541"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29</w:t>
            </w:r>
          </w:p>
        </w:tc>
        <w:tc>
          <w:tcPr>
            <w:tcW w:w="960" w:type="dxa"/>
            <w:tcBorders>
              <w:top w:val="single" w:sz="4" w:space="0" w:color="auto"/>
            </w:tcBorders>
            <w:shd w:val="clear" w:color="auto" w:fill="auto"/>
            <w:noWrap/>
            <w:vAlign w:val="center"/>
            <w:hideMark/>
          </w:tcPr>
          <w:p w14:paraId="27391EE6"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29</w:t>
            </w:r>
          </w:p>
        </w:tc>
        <w:tc>
          <w:tcPr>
            <w:tcW w:w="960" w:type="dxa"/>
            <w:tcBorders>
              <w:top w:val="single" w:sz="4" w:space="0" w:color="auto"/>
            </w:tcBorders>
            <w:shd w:val="clear" w:color="auto" w:fill="auto"/>
            <w:noWrap/>
            <w:vAlign w:val="center"/>
            <w:hideMark/>
          </w:tcPr>
          <w:p w14:paraId="556320B1"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13</w:t>
            </w:r>
          </w:p>
        </w:tc>
        <w:tc>
          <w:tcPr>
            <w:tcW w:w="960" w:type="dxa"/>
            <w:tcBorders>
              <w:top w:val="single" w:sz="4" w:space="0" w:color="auto"/>
            </w:tcBorders>
            <w:shd w:val="clear" w:color="auto" w:fill="auto"/>
            <w:noWrap/>
            <w:vAlign w:val="center"/>
            <w:hideMark/>
          </w:tcPr>
          <w:p w14:paraId="56E9F68C"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29</w:t>
            </w:r>
          </w:p>
        </w:tc>
        <w:tc>
          <w:tcPr>
            <w:tcW w:w="960" w:type="dxa"/>
            <w:tcBorders>
              <w:top w:val="single" w:sz="4" w:space="0" w:color="auto"/>
            </w:tcBorders>
            <w:shd w:val="clear" w:color="auto" w:fill="auto"/>
            <w:noWrap/>
            <w:vAlign w:val="center"/>
            <w:hideMark/>
          </w:tcPr>
          <w:p w14:paraId="68A4474D"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58</w:t>
            </w:r>
          </w:p>
        </w:tc>
        <w:tc>
          <w:tcPr>
            <w:tcW w:w="960" w:type="dxa"/>
            <w:tcBorders>
              <w:top w:val="single" w:sz="4" w:space="0" w:color="auto"/>
            </w:tcBorders>
            <w:shd w:val="clear" w:color="auto" w:fill="auto"/>
            <w:noWrap/>
            <w:vAlign w:val="center"/>
            <w:hideMark/>
          </w:tcPr>
          <w:p w14:paraId="01504B24"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208</w:t>
            </w:r>
          </w:p>
        </w:tc>
      </w:tr>
      <w:tr w:rsidR="00867B65" w:rsidRPr="00436016" w14:paraId="410BCBD0" w14:textId="77777777" w:rsidTr="00464549">
        <w:trPr>
          <w:trHeight w:val="170"/>
        </w:trPr>
        <w:tc>
          <w:tcPr>
            <w:tcW w:w="1520" w:type="dxa"/>
            <w:shd w:val="clear" w:color="auto" w:fill="auto"/>
            <w:noWrap/>
            <w:vAlign w:val="center"/>
            <w:hideMark/>
          </w:tcPr>
          <w:p w14:paraId="618138DB"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Chum</w:t>
            </w:r>
          </w:p>
        </w:tc>
        <w:tc>
          <w:tcPr>
            <w:tcW w:w="960" w:type="dxa"/>
            <w:shd w:val="clear" w:color="auto" w:fill="auto"/>
            <w:noWrap/>
            <w:vAlign w:val="center"/>
            <w:hideMark/>
          </w:tcPr>
          <w:p w14:paraId="356F1DCF"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52</w:t>
            </w:r>
          </w:p>
        </w:tc>
        <w:tc>
          <w:tcPr>
            <w:tcW w:w="960" w:type="dxa"/>
            <w:shd w:val="clear" w:color="auto" w:fill="auto"/>
            <w:noWrap/>
            <w:vAlign w:val="center"/>
            <w:hideMark/>
          </w:tcPr>
          <w:p w14:paraId="02D76006"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116</w:t>
            </w:r>
          </w:p>
        </w:tc>
        <w:tc>
          <w:tcPr>
            <w:tcW w:w="960" w:type="dxa"/>
            <w:shd w:val="clear" w:color="auto" w:fill="auto"/>
            <w:noWrap/>
            <w:vAlign w:val="center"/>
            <w:hideMark/>
          </w:tcPr>
          <w:p w14:paraId="1B8B8725"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118</w:t>
            </w:r>
          </w:p>
        </w:tc>
        <w:tc>
          <w:tcPr>
            <w:tcW w:w="960" w:type="dxa"/>
            <w:shd w:val="clear" w:color="auto" w:fill="auto"/>
            <w:noWrap/>
            <w:vAlign w:val="center"/>
            <w:hideMark/>
          </w:tcPr>
          <w:p w14:paraId="52CC5C6D"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98</w:t>
            </w:r>
          </w:p>
        </w:tc>
        <w:tc>
          <w:tcPr>
            <w:tcW w:w="960" w:type="dxa"/>
            <w:shd w:val="clear" w:color="auto" w:fill="auto"/>
            <w:noWrap/>
            <w:vAlign w:val="center"/>
            <w:hideMark/>
          </w:tcPr>
          <w:p w14:paraId="0502A51B"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57</w:t>
            </w:r>
          </w:p>
        </w:tc>
        <w:tc>
          <w:tcPr>
            <w:tcW w:w="960" w:type="dxa"/>
            <w:shd w:val="clear" w:color="auto" w:fill="auto"/>
            <w:noWrap/>
            <w:vAlign w:val="center"/>
            <w:hideMark/>
          </w:tcPr>
          <w:p w14:paraId="5184B8AD"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97</w:t>
            </w:r>
          </w:p>
        </w:tc>
        <w:tc>
          <w:tcPr>
            <w:tcW w:w="960" w:type="dxa"/>
            <w:shd w:val="clear" w:color="auto" w:fill="auto"/>
            <w:noWrap/>
            <w:vAlign w:val="center"/>
            <w:hideMark/>
          </w:tcPr>
          <w:p w14:paraId="6BADA3B4"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196</w:t>
            </w:r>
          </w:p>
        </w:tc>
        <w:tc>
          <w:tcPr>
            <w:tcW w:w="960" w:type="dxa"/>
            <w:shd w:val="clear" w:color="auto" w:fill="auto"/>
            <w:noWrap/>
            <w:vAlign w:val="center"/>
            <w:hideMark/>
          </w:tcPr>
          <w:p w14:paraId="7F6E2EF1"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734</w:t>
            </w:r>
          </w:p>
        </w:tc>
      </w:tr>
      <w:tr w:rsidR="00867B65" w:rsidRPr="00436016" w14:paraId="6F7ACFA2" w14:textId="77777777" w:rsidTr="00464549">
        <w:trPr>
          <w:trHeight w:val="170"/>
        </w:trPr>
        <w:tc>
          <w:tcPr>
            <w:tcW w:w="1520" w:type="dxa"/>
            <w:shd w:val="clear" w:color="auto" w:fill="auto"/>
            <w:noWrap/>
            <w:vAlign w:val="center"/>
            <w:hideMark/>
          </w:tcPr>
          <w:p w14:paraId="7C96B291"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Coho</w:t>
            </w:r>
          </w:p>
        </w:tc>
        <w:tc>
          <w:tcPr>
            <w:tcW w:w="960" w:type="dxa"/>
            <w:shd w:val="clear" w:color="auto" w:fill="auto"/>
            <w:noWrap/>
            <w:vAlign w:val="center"/>
            <w:hideMark/>
          </w:tcPr>
          <w:p w14:paraId="3C4D53DF"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32</w:t>
            </w:r>
          </w:p>
        </w:tc>
        <w:tc>
          <w:tcPr>
            <w:tcW w:w="960" w:type="dxa"/>
            <w:shd w:val="clear" w:color="auto" w:fill="auto"/>
            <w:noWrap/>
            <w:vAlign w:val="center"/>
            <w:hideMark/>
          </w:tcPr>
          <w:p w14:paraId="7D975AC3"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31</w:t>
            </w:r>
          </w:p>
        </w:tc>
        <w:tc>
          <w:tcPr>
            <w:tcW w:w="960" w:type="dxa"/>
            <w:shd w:val="clear" w:color="auto" w:fill="auto"/>
            <w:noWrap/>
            <w:vAlign w:val="center"/>
            <w:hideMark/>
          </w:tcPr>
          <w:p w14:paraId="3281F95B"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32</w:t>
            </w:r>
          </w:p>
        </w:tc>
        <w:tc>
          <w:tcPr>
            <w:tcW w:w="960" w:type="dxa"/>
            <w:shd w:val="clear" w:color="auto" w:fill="auto"/>
            <w:noWrap/>
            <w:vAlign w:val="center"/>
            <w:hideMark/>
          </w:tcPr>
          <w:p w14:paraId="3F47DE1E"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32</w:t>
            </w:r>
          </w:p>
        </w:tc>
        <w:tc>
          <w:tcPr>
            <w:tcW w:w="960" w:type="dxa"/>
            <w:shd w:val="clear" w:color="auto" w:fill="auto"/>
            <w:noWrap/>
            <w:vAlign w:val="center"/>
            <w:hideMark/>
          </w:tcPr>
          <w:p w14:paraId="4320F85E"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8</w:t>
            </w:r>
          </w:p>
        </w:tc>
        <w:tc>
          <w:tcPr>
            <w:tcW w:w="960" w:type="dxa"/>
            <w:shd w:val="clear" w:color="auto" w:fill="auto"/>
            <w:noWrap/>
            <w:vAlign w:val="center"/>
            <w:hideMark/>
          </w:tcPr>
          <w:p w14:paraId="62E51553"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32</w:t>
            </w:r>
          </w:p>
        </w:tc>
        <w:tc>
          <w:tcPr>
            <w:tcW w:w="960" w:type="dxa"/>
            <w:shd w:val="clear" w:color="auto" w:fill="auto"/>
            <w:noWrap/>
            <w:vAlign w:val="center"/>
            <w:hideMark/>
          </w:tcPr>
          <w:p w14:paraId="096FEF91"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64</w:t>
            </w:r>
          </w:p>
        </w:tc>
        <w:tc>
          <w:tcPr>
            <w:tcW w:w="960" w:type="dxa"/>
            <w:shd w:val="clear" w:color="auto" w:fill="auto"/>
            <w:noWrap/>
            <w:vAlign w:val="center"/>
            <w:hideMark/>
          </w:tcPr>
          <w:p w14:paraId="26463C0F"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231</w:t>
            </w:r>
          </w:p>
        </w:tc>
      </w:tr>
      <w:tr w:rsidR="00867B65" w:rsidRPr="00436016" w14:paraId="1F08DF16" w14:textId="77777777" w:rsidTr="00464549">
        <w:trPr>
          <w:trHeight w:val="170"/>
        </w:trPr>
        <w:tc>
          <w:tcPr>
            <w:tcW w:w="1520" w:type="dxa"/>
            <w:shd w:val="clear" w:color="auto" w:fill="auto"/>
            <w:noWrap/>
            <w:vAlign w:val="center"/>
            <w:hideMark/>
          </w:tcPr>
          <w:p w14:paraId="557C5EEE"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Sockeye</w:t>
            </w:r>
          </w:p>
        </w:tc>
        <w:tc>
          <w:tcPr>
            <w:tcW w:w="960" w:type="dxa"/>
            <w:shd w:val="clear" w:color="auto" w:fill="auto"/>
            <w:noWrap/>
            <w:vAlign w:val="center"/>
            <w:hideMark/>
          </w:tcPr>
          <w:p w14:paraId="1F52ABA7"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126</w:t>
            </w:r>
          </w:p>
        </w:tc>
        <w:tc>
          <w:tcPr>
            <w:tcW w:w="960" w:type="dxa"/>
            <w:shd w:val="clear" w:color="auto" w:fill="auto"/>
            <w:noWrap/>
            <w:vAlign w:val="center"/>
            <w:hideMark/>
          </w:tcPr>
          <w:p w14:paraId="418FDB51"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320</w:t>
            </w:r>
          </w:p>
        </w:tc>
        <w:tc>
          <w:tcPr>
            <w:tcW w:w="960" w:type="dxa"/>
            <w:shd w:val="clear" w:color="auto" w:fill="auto"/>
            <w:noWrap/>
            <w:vAlign w:val="center"/>
            <w:hideMark/>
          </w:tcPr>
          <w:p w14:paraId="46DD8E5D"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320</w:t>
            </w:r>
          </w:p>
        </w:tc>
        <w:tc>
          <w:tcPr>
            <w:tcW w:w="960" w:type="dxa"/>
            <w:shd w:val="clear" w:color="auto" w:fill="auto"/>
            <w:noWrap/>
            <w:vAlign w:val="center"/>
            <w:hideMark/>
          </w:tcPr>
          <w:p w14:paraId="3CAB5AC1"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278</w:t>
            </w:r>
          </w:p>
        </w:tc>
        <w:tc>
          <w:tcPr>
            <w:tcW w:w="960" w:type="dxa"/>
            <w:shd w:val="clear" w:color="auto" w:fill="auto"/>
            <w:noWrap/>
            <w:vAlign w:val="center"/>
            <w:hideMark/>
          </w:tcPr>
          <w:p w14:paraId="14C57735"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130</w:t>
            </w:r>
          </w:p>
        </w:tc>
        <w:tc>
          <w:tcPr>
            <w:tcW w:w="960" w:type="dxa"/>
            <w:shd w:val="clear" w:color="auto" w:fill="auto"/>
            <w:noWrap/>
            <w:vAlign w:val="center"/>
            <w:hideMark/>
          </w:tcPr>
          <w:p w14:paraId="767ADE9A"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276</w:t>
            </w:r>
          </w:p>
        </w:tc>
        <w:tc>
          <w:tcPr>
            <w:tcW w:w="960" w:type="dxa"/>
            <w:shd w:val="clear" w:color="auto" w:fill="auto"/>
            <w:noWrap/>
            <w:vAlign w:val="center"/>
            <w:hideMark/>
          </w:tcPr>
          <w:p w14:paraId="62BABC8B"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556</w:t>
            </w:r>
          </w:p>
        </w:tc>
        <w:tc>
          <w:tcPr>
            <w:tcW w:w="960" w:type="dxa"/>
            <w:shd w:val="clear" w:color="auto" w:fill="auto"/>
            <w:noWrap/>
            <w:vAlign w:val="center"/>
            <w:hideMark/>
          </w:tcPr>
          <w:p w14:paraId="30E0116A"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2006</w:t>
            </w:r>
          </w:p>
        </w:tc>
      </w:tr>
      <w:tr w:rsidR="00867B65" w:rsidRPr="00436016" w14:paraId="3E27D980" w14:textId="77777777" w:rsidTr="00464549">
        <w:trPr>
          <w:trHeight w:val="170"/>
        </w:trPr>
        <w:tc>
          <w:tcPr>
            <w:tcW w:w="1520" w:type="dxa"/>
            <w:tcBorders>
              <w:bottom w:val="single" w:sz="4" w:space="0" w:color="auto"/>
            </w:tcBorders>
            <w:shd w:val="clear" w:color="auto" w:fill="auto"/>
            <w:noWrap/>
            <w:vAlign w:val="center"/>
            <w:hideMark/>
          </w:tcPr>
          <w:p w14:paraId="3262FEB9"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Chinook</w:t>
            </w:r>
          </w:p>
        </w:tc>
        <w:tc>
          <w:tcPr>
            <w:tcW w:w="960" w:type="dxa"/>
            <w:tcBorders>
              <w:bottom w:val="single" w:sz="4" w:space="0" w:color="auto"/>
            </w:tcBorders>
            <w:shd w:val="clear" w:color="auto" w:fill="auto"/>
            <w:noWrap/>
            <w:vAlign w:val="center"/>
            <w:hideMark/>
          </w:tcPr>
          <w:p w14:paraId="1AD2CDBC"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w:t>
            </w:r>
          </w:p>
        </w:tc>
        <w:tc>
          <w:tcPr>
            <w:tcW w:w="960" w:type="dxa"/>
            <w:tcBorders>
              <w:bottom w:val="single" w:sz="4" w:space="0" w:color="auto"/>
            </w:tcBorders>
            <w:shd w:val="clear" w:color="auto" w:fill="auto"/>
            <w:noWrap/>
            <w:vAlign w:val="center"/>
            <w:hideMark/>
          </w:tcPr>
          <w:p w14:paraId="242B6690"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w:t>
            </w:r>
          </w:p>
        </w:tc>
        <w:tc>
          <w:tcPr>
            <w:tcW w:w="960" w:type="dxa"/>
            <w:tcBorders>
              <w:bottom w:val="single" w:sz="4" w:space="0" w:color="auto"/>
            </w:tcBorders>
            <w:shd w:val="clear" w:color="auto" w:fill="auto"/>
            <w:noWrap/>
            <w:vAlign w:val="center"/>
            <w:hideMark/>
          </w:tcPr>
          <w:p w14:paraId="300A5DCF"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w:t>
            </w:r>
          </w:p>
        </w:tc>
        <w:tc>
          <w:tcPr>
            <w:tcW w:w="960" w:type="dxa"/>
            <w:tcBorders>
              <w:bottom w:val="single" w:sz="4" w:space="0" w:color="auto"/>
            </w:tcBorders>
            <w:shd w:val="clear" w:color="auto" w:fill="auto"/>
            <w:noWrap/>
            <w:vAlign w:val="center"/>
            <w:hideMark/>
          </w:tcPr>
          <w:p w14:paraId="18BD8A38"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w:t>
            </w:r>
          </w:p>
        </w:tc>
        <w:tc>
          <w:tcPr>
            <w:tcW w:w="960" w:type="dxa"/>
            <w:tcBorders>
              <w:bottom w:val="single" w:sz="4" w:space="0" w:color="auto"/>
            </w:tcBorders>
            <w:shd w:val="clear" w:color="auto" w:fill="auto"/>
            <w:noWrap/>
            <w:vAlign w:val="center"/>
            <w:hideMark/>
          </w:tcPr>
          <w:p w14:paraId="3A6C4CC7"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4</w:t>
            </w:r>
          </w:p>
        </w:tc>
        <w:tc>
          <w:tcPr>
            <w:tcW w:w="960" w:type="dxa"/>
            <w:tcBorders>
              <w:bottom w:val="single" w:sz="4" w:space="0" w:color="auto"/>
            </w:tcBorders>
            <w:shd w:val="clear" w:color="auto" w:fill="auto"/>
            <w:noWrap/>
            <w:vAlign w:val="center"/>
            <w:hideMark/>
          </w:tcPr>
          <w:p w14:paraId="67CA3E3D"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5</w:t>
            </w:r>
          </w:p>
        </w:tc>
        <w:tc>
          <w:tcPr>
            <w:tcW w:w="960" w:type="dxa"/>
            <w:tcBorders>
              <w:bottom w:val="single" w:sz="4" w:space="0" w:color="auto"/>
            </w:tcBorders>
            <w:shd w:val="clear" w:color="auto" w:fill="auto"/>
            <w:noWrap/>
            <w:vAlign w:val="center"/>
            <w:hideMark/>
          </w:tcPr>
          <w:p w14:paraId="54C2A318" w14:textId="77777777" w:rsidR="00867B65" w:rsidRPr="00436016" w:rsidRDefault="00867B65" w:rsidP="00464549">
            <w:pPr>
              <w:widowControl/>
              <w:autoSpaceDE/>
              <w:autoSpaceDN/>
              <w:jc w:val="center"/>
              <w:rPr>
                <w:color w:val="000000"/>
                <w:lang w:val="ru-RU" w:eastAsia="ru-RU"/>
              </w:rPr>
            </w:pPr>
            <w:r w:rsidRPr="00436016">
              <w:rPr>
                <w:color w:val="000000"/>
                <w:lang w:val="ru-RU" w:eastAsia="ru-RU"/>
              </w:rPr>
              <w:t>10</w:t>
            </w:r>
          </w:p>
        </w:tc>
        <w:tc>
          <w:tcPr>
            <w:tcW w:w="960" w:type="dxa"/>
            <w:tcBorders>
              <w:bottom w:val="single" w:sz="4" w:space="0" w:color="auto"/>
            </w:tcBorders>
            <w:shd w:val="clear" w:color="auto" w:fill="auto"/>
            <w:noWrap/>
            <w:vAlign w:val="center"/>
            <w:hideMark/>
          </w:tcPr>
          <w:p w14:paraId="49F7B000"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39</w:t>
            </w:r>
          </w:p>
        </w:tc>
      </w:tr>
      <w:tr w:rsidR="00867B65" w:rsidRPr="00436016" w14:paraId="6790CFBC" w14:textId="77777777" w:rsidTr="00464549">
        <w:trPr>
          <w:trHeight w:val="170"/>
        </w:trPr>
        <w:tc>
          <w:tcPr>
            <w:tcW w:w="1520" w:type="dxa"/>
            <w:tcBorders>
              <w:top w:val="single" w:sz="4" w:space="0" w:color="auto"/>
              <w:bottom w:val="single" w:sz="4" w:space="0" w:color="auto"/>
            </w:tcBorders>
            <w:shd w:val="clear" w:color="auto" w:fill="auto"/>
            <w:noWrap/>
            <w:vAlign w:val="center"/>
            <w:hideMark/>
          </w:tcPr>
          <w:p w14:paraId="19CFD3C0"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Total</w:t>
            </w:r>
          </w:p>
        </w:tc>
        <w:tc>
          <w:tcPr>
            <w:tcW w:w="960" w:type="dxa"/>
            <w:tcBorders>
              <w:top w:val="single" w:sz="4" w:space="0" w:color="auto"/>
              <w:bottom w:val="single" w:sz="4" w:space="0" w:color="auto"/>
            </w:tcBorders>
            <w:shd w:val="clear" w:color="auto" w:fill="auto"/>
            <w:noWrap/>
            <w:vAlign w:val="center"/>
            <w:hideMark/>
          </w:tcPr>
          <w:p w14:paraId="54FB34D4"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237</w:t>
            </w:r>
          </w:p>
        </w:tc>
        <w:tc>
          <w:tcPr>
            <w:tcW w:w="960" w:type="dxa"/>
            <w:tcBorders>
              <w:top w:val="single" w:sz="4" w:space="0" w:color="auto"/>
              <w:bottom w:val="single" w:sz="4" w:space="0" w:color="auto"/>
            </w:tcBorders>
            <w:shd w:val="clear" w:color="auto" w:fill="auto"/>
            <w:noWrap/>
            <w:vAlign w:val="center"/>
            <w:hideMark/>
          </w:tcPr>
          <w:p w14:paraId="44269F2D"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500</w:t>
            </w:r>
          </w:p>
        </w:tc>
        <w:tc>
          <w:tcPr>
            <w:tcW w:w="960" w:type="dxa"/>
            <w:tcBorders>
              <w:top w:val="single" w:sz="4" w:space="0" w:color="auto"/>
              <w:bottom w:val="single" w:sz="4" w:space="0" w:color="auto"/>
            </w:tcBorders>
            <w:shd w:val="clear" w:color="auto" w:fill="auto"/>
            <w:noWrap/>
            <w:vAlign w:val="center"/>
            <w:hideMark/>
          </w:tcPr>
          <w:p w14:paraId="18B56C59"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504</w:t>
            </w:r>
          </w:p>
        </w:tc>
        <w:tc>
          <w:tcPr>
            <w:tcW w:w="960" w:type="dxa"/>
            <w:tcBorders>
              <w:top w:val="single" w:sz="4" w:space="0" w:color="auto"/>
              <w:bottom w:val="single" w:sz="4" w:space="0" w:color="auto"/>
            </w:tcBorders>
            <w:shd w:val="clear" w:color="auto" w:fill="auto"/>
            <w:noWrap/>
            <w:vAlign w:val="center"/>
            <w:hideMark/>
          </w:tcPr>
          <w:p w14:paraId="030A547F"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442</w:t>
            </w:r>
          </w:p>
        </w:tc>
        <w:tc>
          <w:tcPr>
            <w:tcW w:w="960" w:type="dxa"/>
            <w:tcBorders>
              <w:top w:val="single" w:sz="4" w:space="0" w:color="auto"/>
              <w:bottom w:val="single" w:sz="4" w:space="0" w:color="auto"/>
            </w:tcBorders>
            <w:shd w:val="clear" w:color="auto" w:fill="auto"/>
            <w:noWrap/>
            <w:vAlign w:val="center"/>
            <w:hideMark/>
          </w:tcPr>
          <w:p w14:paraId="3E584E86"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212</w:t>
            </w:r>
          </w:p>
        </w:tc>
        <w:tc>
          <w:tcPr>
            <w:tcW w:w="960" w:type="dxa"/>
            <w:tcBorders>
              <w:top w:val="single" w:sz="4" w:space="0" w:color="auto"/>
              <w:bottom w:val="single" w:sz="4" w:space="0" w:color="auto"/>
            </w:tcBorders>
            <w:shd w:val="clear" w:color="auto" w:fill="auto"/>
            <w:noWrap/>
            <w:vAlign w:val="center"/>
            <w:hideMark/>
          </w:tcPr>
          <w:p w14:paraId="5CC941F9"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439</w:t>
            </w:r>
          </w:p>
        </w:tc>
        <w:tc>
          <w:tcPr>
            <w:tcW w:w="960" w:type="dxa"/>
            <w:tcBorders>
              <w:top w:val="single" w:sz="4" w:space="0" w:color="auto"/>
              <w:bottom w:val="single" w:sz="4" w:space="0" w:color="auto"/>
            </w:tcBorders>
            <w:shd w:val="clear" w:color="auto" w:fill="auto"/>
            <w:noWrap/>
            <w:vAlign w:val="center"/>
            <w:hideMark/>
          </w:tcPr>
          <w:p w14:paraId="2FF4CF64"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884</w:t>
            </w:r>
          </w:p>
        </w:tc>
        <w:tc>
          <w:tcPr>
            <w:tcW w:w="960" w:type="dxa"/>
            <w:tcBorders>
              <w:top w:val="single" w:sz="4" w:space="0" w:color="auto"/>
              <w:bottom w:val="single" w:sz="4" w:space="0" w:color="auto"/>
            </w:tcBorders>
            <w:shd w:val="clear" w:color="auto" w:fill="auto"/>
            <w:noWrap/>
            <w:vAlign w:val="center"/>
            <w:hideMark/>
          </w:tcPr>
          <w:p w14:paraId="5DC4F250" w14:textId="77777777" w:rsidR="00867B65" w:rsidRPr="00436016" w:rsidRDefault="00867B65" w:rsidP="00464549">
            <w:pPr>
              <w:widowControl/>
              <w:autoSpaceDE/>
              <w:autoSpaceDN/>
              <w:jc w:val="center"/>
              <w:rPr>
                <w:b/>
                <w:color w:val="000000"/>
                <w:lang w:val="ru-RU" w:eastAsia="ru-RU"/>
              </w:rPr>
            </w:pPr>
            <w:r w:rsidRPr="00436016">
              <w:rPr>
                <w:b/>
                <w:color w:val="000000"/>
                <w:lang w:val="ru-RU" w:eastAsia="ru-RU"/>
              </w:rPr>
              <w:t>3218</w:t>
            </w:r>
          </w:p>
        </w:tc>
      </w:tr>
    </w:tbl>
    <w:p w14:paraId="397E55FC" w14:textId="77777777" w:rsidR="00867B65" w:rsidRPr="00C95F15" w:rsidRDefault="00867B65" w:rsidP="00867B65">
      <w:pPr>
        <w:rPr>
          <w:lang w:val="en-US"/>
        </w:rPr>
      </w:pPr>
    </w:p>
    <w:p w14:paraId="3EB57399" w14:textId="77777777" w:rsidR="00867B65" w:rsidRPr="00867B65" w:rsidRDefault="00867B65" w:rsidP="00867B65"/>
    <w:p w14:paraId="52208042" w14:textId="77777777" w:rsidR="00867B65" w:rsidRPr="0077200A" w:rsidRDefault="00867B65" w:rsidP="00867B65">
      <w:pPr>
        <w:pStyle w:val="af4"/>
        <w:rPr>
          <w:b w:val="0"/>
          <w:color w:val="auto"/>
          <w:sz w:val="24"/>
          <w:szCs w:val="24"/>
          <w:lang w:val="en-US"/>
        </w:rPr>
      </w:pPr>
      <w:bookmarkStart w:id="20" w:name="_Ref104551713"/>
      <w:r w:rsidRPr="0077200A">
        <w:rPr>
          <w:b w:val="0"/>
          <w:color w:val="auto"/>
          <w:sz w:val="24"/>
          <w:szCs w:val="24"/>
        </w:rPr>
        <w:t xml:space="preserve">Table </w:t>
      </w:r>
      <w:r w:rsidRPr="0077200A">
        <w:rPr>
          <w:b w:val="0"/>
          <w:color w:val="auto"/>
          <w:sz w:val="24"/>
          <w:szCs w:val="24"/>
        </w:rPr>
        <w:fldChar w:fldCharType="begin"/>
      </w:r>
      <w:r w:rsidRPr="0077200A">
        <w:rPr>
          <w:b w:val="0"/>
          <w:color w:val="auto"/>
          <w:sz w:val="24"/>
          <w:szCs w:val="24"/>
        </w:rPr>
        <w:instrText xml:space="preserve"> SEQ Table \* ARABIC </w:instrText>
      </w:r>
      <w:r w:rsidRPr="0077200A">
        <w:rPr>
          <w:b w:val="0"/>
          <w:color w:val="auto"/>
          <w:sz w:val="24"/>
          <w:szCs w:val="24"/>
        </w:rPr>
        <w:fldChar w:fldCharType="separate"/>
      </w:r>
      <w:r w:rsidRPr="0077200A">
        <w:rPr>
          <w:b w:val="0"/>
          <w:noProof/>
          <w:color w:val="auto"/>
          <w:sz w:val="24"/>
          <w:szCs w:val="24"/>
        </w:rPr>
        <w:t>2</w:t>
      </w:r>
      <w:r w:rsidRPr="0077200A">
        <w:rPr>
          <w:b w:val="0"/>
          <w:color w:val="auto"/>
          <w:sz w:val="24"/>
          <w:szCs w:val="24"/>
        </w:rPr>
        <w:fldChar w:fldCharType="end"/>
      </w:r>
      <w:bookmarkEnd w:id="20"/>
      <w:r w:rsidRPr="0077200A">
        <w:rPr>
          <w:b w:val="0"/>
          <w:color w:val="auto"/>
          <w:sz w:val="24"/>
          <w:szCs w:val="24"/>
        </w:rPr>
        <w:t xml:space="preserve">. Average values of length and weight of Pacific salmon caught in the R/V </w:t>
      </w:r>
      <w:r w:rsidRPr="0077200A">
        <w:rPr>
          <w:b w:val="0"/>
          <w:color w:val="auto"/>
          <w:sz w:val="24"/>
          <w:szCs w:val="24"/>
          <w:lang w:val="en-US"/>
        </w:rPr>
        <w:t>«TINRO» cruise, March 2-20, 2022</w:t>
      </w:r>
    </w:p>
    <w:tbl>
      <w:tblPr>
        <w:tblW w:w="4320" w:type="pct"/>
        <w:jc w:val="center"/>
        <w:tblLook w:val="04A0" w:firstRow="1" w:lastRow="0" w:firstColumn="1" w:lastColumn="0" w:noHBand="0" w:noVBand="1"/>
      </w:tblPr>
      <w:tblGrid>
        <w:gridCol w:w="1452"/>
        <w:gridCol w:w="1110"/>
        <w:gridCol w:w="700"/>
        <w:gridCol w:w="518"/>
        <w:gridCol w:w="234"/>
        <w:gridCol w:w="839"/>
        <w:gridCol w:w="634"/>
        <w:gridCol w:w="738"/>
        <w:gridCol w:w="931"/>
        <w:gridCol w:w="931"/>
      </w:tblGrid>
      <w:tr w:rsidR="00867B65" w:rsidRPr="0077200A" w14:paraId="27A5CE8F"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43E54F5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Specie</w:t>
            </w:r>
          </w:p>
        </w:tc>
        <w:tc>
          <w:tcPr>
            <w:tcW w:w="694" w:type="pct"/>
            <w:vMerge w:val="restart"/>
            <w:tcBorders>
              <w:top w:val="single" w:sz="4" w:space="0" w:color="auto"/>
              <w:left w:val="nil"/>
              <w:bottom w:val="nil"/>
              <w:right w:val="nil"/>
            </w:tcBorders>
            <w:shd w:val="clear" w:color="auto" w:fill="auto"/>
            <w:noWrap/>
            <w:vAlign w:val="center"/>
            <w:hideMark/>
          </w:tcPr>
          <w:p w14:paraId="4F21EE5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Sex</w:t>
            </w:r>
          </w:p>
        </w:tc>
        <w:tc>
          <w:tcPr>
            <w:tcW w:w="740" w:type="pct"/>
            <w:gridSpan w:val="2"/>
            <w:tcBorders>
              <w:top w:val="single" w:sz="4" w:space="0" w:color="auto"/>
              <w:left w:val="nil"/>
              <w:bottom w:val="single" w:sz="4" w:space="0" w:color="auto"/>
              <w:right w:val="nil"/>
            </w:tcBorders>
            <w:shd w:val="clear" w:color="auto" w:fill="auto"/>
            <w:noWrap/>
            <w:vAlign w:val="bottom"/>
            <w:hideMark/>
          </w:tcPr>
          <w:p w14:paraId="63C12D63"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Length, cm</w:t>
            </w:r>
          </w:p>
        </w:tc>
        <w:tc>
          <w:tcPr>
            <w:tcW w:w="152" w:type="pct"/>
            <w:tcBorders>
              <w:top w:val="single" w:sz="4" w:space="0" w:color="auto"/>
              <w:left w:val="nil"/>
              <w:right w:val="nil"/>
            </w:tcBorders>
          </w:tcPr>
          <w:p w14:paraId="04F70822" w14:textId="77777777" w:rsidR="00867B65" w:rsidRPr="0077200A" w:rsidRDefault="00867B65" w:rsidP="00464549">
            <w:pPr>
              <w:widowControl/>
              <w:autoSpaceDE/>
              <w:autoSpaceDN/>
              <w:jc w:val="center"/>
              <w:rPr>
                <w:color w:val="000000"/>
                <w:lang w:val="ru-RU" w:eastAsia="ru-RU"/>
              </w:rPr>
            </w:pPr>
          </w:p>
        </w:tc>
        <w:tc>
          <w:tcPr>
            <w:tcW w:w="925" w:type="pct"/>
            <w:gridSpan w:val="2"/>
            <w:tcBorders>
              <w:top w:val="single" w:sz="4" w:space="0" w:color="auto"/>
              <w:left w:val="nil"/>
              <w:bottom w:val="single" w:sz="4" w:space="0" w:color="auto"/>
              <w:right w:val="nil"/>
            </w:tcBorders>
            <w:shd w:val="clear" w:color="auto" w:fill="auto"/>
            <w:noWrap/>
            <w:vAlign w:val="bottom"/>
            <w:hideMark/>
          </w:tcPr>
          <w:p w14:paraId="13FFB9A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Weight, g</w:t>
            </w:r>
          </w:p>
        </w:tc>
        <w:tc>
          <w:tcPr>
            <w:tcW w:w="463" w:type="pct"/>
            <w:vMerge w:val="restart"/>
            <w:tcBorders>
              <w:top w:val="single" w:sz="4" w:space="0" w:color="auto"/>
              <w:left w:val="nil"/>
              <w:bottom w:val="nil"/>
              <w:right w:val="nil"/>
            </w:tcBorders>
            <w:shd w:val="clear" w:color="auto" w:fill="auto"/>
            <w:noWrap/>
            <w:vAlign w:val="center"/>
            <w:hideMark/>
          </w:tcPr>
          <w:p w14:paraId="5482D39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N</w:t>
            </w:r>
          </w:p>
        </w:tc>
        <w:tc>
          <w:tcPr>
            <w:tcW w:w="1148" w:type="pct"/>
            <w:gridSpan w:val="2"/>
            <w:tcBorders>
              <w:top w:val="single" w:sz="4" w:space="0" w:color="auto"/>
              <w:left w:val="nil"/>
              <w:bottom w:val="single" w:sz="4" w:space="0" w:color="auto"/>
              <w:right w:val="nil"/>
            </w:tcBorders>
            <w:shd w:val="clear" w:color="auto" w:fill="auto"/>
            <w:noWrap/>
            <w:vAlign w:val="bottom"/>
            <w:hideMark/>
          </w:tcPr>
          <w:p w14:paraId="39FC85C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p-value</w:t>
            </w:r>
          </w:p>
        </w:tc>
      </w:tr>
      <w:tr w:rsidR="00867B65" w:rsidRPr="0077200A" w14:paraId="214CB13C" w14:textId="77777777" w:rsidTr="00464549">
        <w:trPr>
          <w:trHeight w:val="20"/>
          <w:jc w:val="center"/>
        </w:trPr>
        <w:tc>
          <w:tcPr>
            <w:tcW w:w="878" w:type="pct"/>
            <w:vMerge/>
            <w:tcBorders>
              <w:top w:val="nil"/>
              <w:left w:val="nil"/>
              <w:bottom w:val="single" w:sz="4" w:space="0" w:color="auto"/>
              <w:right w:val="nil"/>
            </w:tcBorders>
            <w:vAlign w:val="center"/>
            <w:hideMark/>
          </w:tcPr>
          <w:p w14:paraId="1EF2098F" w14:textId="77777777" w:rsidR="00867B65" w:rsidRPr="0077200A" w:rsidRDefault="00867B65" w:rsidP="00464549">
            <w:pPr>
              <w:widowControl/>
              <w:autoSpaceDE/>
              <w:autoSpaceDN/>
              <w:rPr>
                <w:color w:val="000000"/>
                <w:lang w:val="ru-RU" w:eastAsia="ru-RU"/>
              </w:rPr>
            </w:pPr>
          </w:p>
        </w:tc>
        <w:tc>
          <w:tcPr>
            <w:tcW w:w="694" w:type="pct"/>
            <w:vMerge/>
            <w:tcBorders>
              <w:top w:val="nil"/>
              <w:left w:val="nil"/>
              <w:bottom w:val="single" w:sz="4" w:space="0" w:color="auto"/>
              <w:right w:val="nil"/>
            </w:tcBorders>
            <w:vAlign w:val="center"/>
            <w:hideMark/>
          </w:tcPr>
          <w:p w14:paraId="466582F9" w14:textId="77777777" w:rsidR="00867B65" w:rsidRPr="0077200A" w:rsidRDefault="00867B65" w:rsidP="00464549">
            <w:pPr>
              <w:widowControl/>
              <w:autoSpaceDE/>
              <w:autoSpaceDN/>
              <w:rPr>
                <w:color w:val="000000"/>
                <w:lang w:val="ru-RU" w:eastAsia="ru-RU"/>
              </w:rPr>
            </w:pPr>
          </w:p>
        </w:tc>
        <w:tc>
          <w:tcPr>
            <w:tcW w:w="425" w:type="pct"/>
            <w:tcBorders>
              <w:top w:val="single" w:sz="4" w:space="0" w:color="auto"/>
              <w:left w:val="nil"/>
              <w:bottom w:val="single" w:sz="4" w:space="0" w:color="auto"/>
              <w:right w:val="nil"/>
            </w:tcBorders>
            <w:shd w:val="clear" w:color="auto" w:fill="auto"/>
            <w:noWrap/>
            <w:vAlign w:val="center"/>
            <w:hideMark/>
          </w:tcPr>
          <w:p w14:paraId="3F5E63FF"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Avg</w:t>
            </w:r>
          </w:p>
        </w:tc>
        <w:tc>
          <w:tcPr>
            <w:tcW w:w="315" w:type="pct"/>
            <w:tcBorders>
              <w:top w:val="single" w:sz="4" w:space="0" w:color="auto"/>
              <w:left w:val="nil"/>
              <w:bottom w:val="single" w:sz="4" w:space="0" w:color="auto"/>
              <w:right w:val="nil"/>
            </w:tcBorders>
            <w:shd w:val="clear" w:color="auto" w:fill="auto"/>
            <w:noWrap/>
            <w:vAlign w:val="center"/>
            <w:hideMark/>
          </w:tcPr>
          <w:p w14:paraId="232F09C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SD</w:t>
            </w:r>
          </w:p>
        </w:tc>
        <w:tc>
          <w:tcPr>
            <w:tcW w:w="152" w:type="pct"/>
            <w:tcBorders>
              <w:left w:val="nil"/>
              <w:bottom w:val="single" w:sz="4" w:space="0" w:color="auto"/>
              <w:right w:val="nil"/>
            </w:tcBorders>
          </w:tcPr>
          <w:p w14:paraId="5E97C0FB"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single" w:sz="4" w:space="0" w:color="auto"/>
              <w:right w:val="nil"/>
            </w:tcBorders>
            <w:shd w:val="clear" w:color="auto" w:fill="auto"/>
            <w:noWrap/>
            <w:vAlign w:val="center"/>
            <w:hideMark/>
          </w:tcPr>
          <w:p w14:paraId="7ED35045"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Avg</w:t>
            </w:r>
          </w:p>
        </w:tc>
        <w:tc>
          <w:tcPr>
            <w:tcW w:w="398" w:type="pct"/>
            <w:tcBorders>
              <w:top w:val="single" w:sz="4" w:space="0" w:color="auto"/>
              <w:left w:val="nil"/>
              <w:bottom w:val="single" w:sz="4" w:space="0" w:color="auto"/>
              <w:right w:val="nil"/>
            </w:tcBorders>
            <w:shd w:val="clear" w:color="auto" w:fill="auto"/>
            <w:noWrap/>
            <w:vAlign w:val="center"/>
            <w:hideMark/>
          </w:tcPr>
          <w:p w14:paraId="0BBB674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SD</w:t>
            </w:r>
          </w:p>
        </w:tc>
        <w:tc>
          <w:tcPr>
            <w:tcW w:w="463" w:type="pct"/>
            <w:vMerge/>
            <w:tcBorders>
              <w:top w:val="nil"/>
              <w:left w:val="nil"/>
              <w:bottom w:val="single" w:sz="4" w:space="0" w:color="auto"/>
              <w:right w:val="nil"/>
            </w:tcBorders>
            <w:vAlign w:val="center"/>
            <w:hideMark/>
          </w:tcPr>
          <w:p w14:paraId="2F7593D1" w14:textId="77777777" w:rsidR="00867B65" w:rsidRPr="0077200A" w:rsidRDefault="00867B65" w:rsidP="00464549">
            <w:pPr>
              <w:widowControl/>
              <w:autoSpaceDE/>
              <w:autoSpaceDN/>
              <w:rPr>
                <w:color w:val="000000"/>
                <w:lang w:val="ru-RU" w:eastAsia="ru-RU"/>
              </w:rPr>
            </w:pPr>
          </w:p>
        </w:tc>
        <w:tc>
          <w:tcPr>
            <w:tcW w:w="575" w:type="pct"/>
            <w:tcBorders>
              <w:top w:val="single" w:sz="4" w:space="0" w:color="auto"/>
              <w:left w:val="nil"/>
              <w:bottom w:val="single" w:sz="4" w:space="0" w:color="auto"/>
              <w:right w:val="nil"/>
            </w:tcBorders>
            <w:shd w:val="clear" w:color="auto" w:fill="auto"/>
            <w:noWrap/>
            <w:vAlign w:val="center"/>
            <w:hideMark/>
          </w:tcPr>
          <w:p w14:paraId="4CB472E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Length</w:t>
            </w:r>
          </w:p>
        </w:tc>
        <w:tc>
          <w:tcPr>
            <w:tcW w:w="573" w:type="pct"/>
            <w:tcBorders>
              <w:top w:val="single" w:sz="4" w:space="0" w:color="auto"/>
              <w:left w:val="nil"/>
              <w:bottom w:val="single" w:sz="4" w:space="0" w:color="auto"/>
              <w:right w:val="nil"/>
            </w:tcBorders>
            <w:shd w:val="clear" w:color="auto" w:fill="auto"/>
            <w:noWrap/>
            <w:vAlign w:val="center"/>
            <w:hideMark/>
          </w:tcPr>
          <w:p w14:paraId="41A991D7"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Weight</w:t>
            </w:r>
          </w:p>
        </w:tc>
      </w:tr>
      <w:tr w:rsidR="00867B65" w:rsidRPr="0077200A" w14:paraId="1BA6C1D5"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16381341"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Pink</w:t>
            </w:r>
          </w:p>
        </w:tc>
        <w:tc>
          <w:tcPr>
            <w:tcW w:w="694" w:type="pct"/>
            <w:tcBorders>
              <w:top w:val="single" w:sz="4" w:space="0" w:color="auto"/>
              <w:left w:val="nil"/>
              <w:bottom w:val="nil"/>
              <w:right w:val="nil"/>
            </w:tcBorders>
            <w:shd w:val="clear" w:color="auto" w:fill="auto"/>
            <w:noWrap/>
            <w:vAlign w:val="center"/>
            <w:hideMark/>
          </w:tcPr>
          <w:p w14:paraId="004770E5"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single" w:sz="4" w:space="0" w:color="auto"/>
              <w:left w:val="nil"/>
              <w:bottom w:val="nil"/>
              <w:right w:val="nil"/>
            </w:tcBorders>
            <w:shd w:val="clear" w:color="auto" w:fill="auto"/>
            <w:noWrap/>
            <w:vAlign w:val="center"/>
            <w:hideMark/>
          </w:tcPr>
          <w:p w14:paraId="4FC2B138"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29.1</w:t>
            </w:r>
          </w:p>
        </w:tc>
        <w:tc>
          <w:tcPr>
            <w:tcW w:w="315" w:type="pct"/>
            <w:tcBorders>
              <w:top w:val="single" w:sz="4" w:space="0" w:color="auto"/>
              <w:left w:val="nil"/>
              <w:bottom w:val="nil"/>
              <w:right w:val="nil"/>
            </w:tcBorders>
            <w:shd w:val="clear" w:color="auto" w:fill="auto"/>
            <w:noWrap/>
            <w:vAlign w:val="center"/>
            <w:hideMark/>
          </w:tcPr>
          <w:p w14:paraId="7B159BB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2.5</w:t>
            </w:r>
          </w:p>
        </w:tc>
        <w:tc>
          <w:tcPr>
            <w:tcW w:w="152" w:type="pct"/>
            <w:tcBorders>
              <w:top w:val="single" w:sz="4" w:space="0" w:color="auto"/>
              <w:left w:val="nil"/>
              <w:bottom w:val="nil"/>
              <w:right w:val="nil"/>
            </w:tcBorders>
          </w:tcPr>
          <w:p w14:paraId="0704AD8E"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nil"/>
              <w:right w:val="nil"/>
            </w:tcBorders>
            <w:shd w:val="clear" w:color="auto" w:fill="auto"/>
            <w:noWrap/>
            <w:vAlign w:val="center"/>
            <w:hideMark/>
          </w:tcPr>
          <w:p w14:paraId="5982D8D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212</w:t>
            </w:r>
          </w:p>
        </w:tc>
        <w:tc>
          <w:tcPr>
            <w:tcW w:w="398" w:type="pct"/>
            <w:tcBorders>
              <w:top w:val="single" w:sz="4" w:space="0" w:color="auto"/>
              <w:left w:val="nil"/>
              <w:bottom w:val="nil"/>
              <w:right w:val="nil"/>
            </w:tcBorders>
            <w:shd w:val="clear" w:color="auto" w:fill="auto"/>
            <w:noWrap/>
            <w:vAlign w:val="center"/>
            <w:hideMark/>
          </w:tcPr>
          <w:p w14:paraId="0BC6333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52</w:t>
            </w:r>
          </w:p>
        </w:tc>
        <w:tc>
          <w:tcPr>
            <w:tcW w:w="463" w:type="pct"/>
            <w:tcBorders>
              <w:top w:val="single" w:sz="4" w:space="0" w:color="auto"/>
              <w:left w:val="nil"/>
              <w:bottom w:val="nil"/>
              <w:right w:val="nil"/>
            </w:tcBorders>
            <w:shd w:val="clear" w:color="auto" w:fill="auto"/>
            <w:noWrap/>
            <w:vAlign w:val="center"/>
            <w:hideMark/>
          </w:tcPr>
          <w:p w14:paraId="4DA7567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19</w:t>
            </w:r>
          </w:p>
        </w:tc>
        <w:tc>
          <w:tcPr>
            <w:tcW w:w="575" w:type="pct"/>
            <w:vMerge w:val="restart"/>
            <w:tcBorders>
              <w:top w:val="single" w:sz="4" w:space="0" w:color="auto"/>
              <w:left w:val="nil"/>
              <w:bottom w:val="nil"/>
              <w:right w:val="nil"/>
            </w:tcBorders>
            <w:shd w:val="clear" w:color="auto" w:fill="auto"/>
            <w:noWrap/>
            <w:vAlign w:val="center"/>
            <w:hideMark/>
          </w:tcPr>
          <w:p w14:paraId="27ABECE4"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0.5334</w:t>
            </w:r>
          </w:p>
        </w:tc>
        <w:tc>
          <w:tcPr>
            <w:tcW w:w="573" w:type="pct"/>
            <w:vMerge w:val="restart"/>
            <w:tcBorders>
              <w:top w:val="single" w:sz="4" w:space="0" w:color="auto"/>
              <w:left w:val="nil"/>
              <w:bottom w:val="nil"/>
              <w:right w:val="nil"/>
            </w:tcBorders>
            <w:shd w:val="clear" w:color="auto" w:fill="auto"/>
            <w:noWrap/>
            <w:vAlign w:val="center"/>
            <w:hideMark/>
          </w:tcPr>
          <w:p w14:paraId="09ABB761"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0.9959</w:t>
            </w:r>
          </w:p>
        </w:tc>
      </w:tr>
      <w:tr w:rsidR="00867B65" w:rsidRPr="0077200A" w14:paraId="5DDFD48E" w14:textId="77777777" w:rsidTr="00464549">
        <w:trPr>
          <w:trHeight w:val="20"/>
          <w:jc w:val="center"/>
        </w:trPr>
        <w:tc>
          <w:tcPr>
            <w:tcW w:w="878" w:type="pct"/>
            <w:vMerge/>
            <w:tcBorders>
              <w:top w:val="nil"/>
              <w:left w:val="nil"/>
              <w:bottom w:val="single" w:sz="4" w:space="0" w:color="auto"/>
              <w:right w:val="nil"/>
            </w:tcBorders>
            <w:vAlign w:val="center"/>
            <w:hideMark/>
          </w:tcPr>
          <w:p w14:paraId="6766C7B1" w14:textId="77777777" w:rsidR="00867B65" w:rsidRPr="0077200A" w:rsidRDefault="00867B65" w:rsidP="00464549">
            <w:pPr>
              <w:widowControl/>
              <w:autoSpaceDE/>
              <w:autoSpaceDN/>
              <w:rPr>
                <w:color w:val="000000"/>
                <w:lang w:val="ru-RU" w:eastAsia="ru-RU"/>
              </w:rPr>
            </w:pPr>
          </w:p>
        </w:tc>
        <w:tc>
          <w:tcPr>
            <w:tcW w:w="694" w:type="pct"/>
            <w:tcBorders>
              <w:top w:val="nil"/>
              <w:left w:val="nil"/>
              <w:bottom w:val="single" w:sz="4" w:space="0" w:color="auto"/>
              <w:right w:val="nil"/>
            </w:tcBorders>
            <w:shd w:val="clear" w:color="auto" w:fill="auto"/>
            <w:noWrap/>
            <w:vAlign w:val="center"/>
            <w:hideMark/>
          </w:tcPr>
          <w:p w14:paraId="6D07BDC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nil"/>
              <w:left w:val="nil"/>
              <w:bottom w:val="single" w:sz="4" w:space="0" w:color="auto"/>
              <w:right w:val="nil"/>
            </w:tcBorders>
            <w:shd w:val="clear" w:color="auto" w:fill="auto"/>
            <w:noWrap/>
            <w:vAlign w:val="center"/>
            <w:hideMark/>
          </w:tcPr>
          <w:p w14:paraId="5D09158C"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28.4</w:t>
            </w:r>
          </w:p>
        </w:tc>
        <w:tc>
          <w:tcPr>
            <w:tcW w:w="315" w:type="pct"/>
            <w:tcBorders>
              <w:top w:val="nil"/>
              <w:left w:val="nil"/>
              <w:bottom w:val="single" w:sz="4" w:space="0" w:color="auto"/>
              <w:right w:val="nil"/>
            </w:tcBorders>
            <w:shd w:val="clear" w:color="auto" w:fill="auto"/>
            <w:noWrap/>
            <w:vAlign w:val="center"/>
            <w:hideMark/>
          </w:tcPr>
          <w:p w14:paraId="408C7EF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2.8</w:t>
            </w:r>
          </w:p>
        </w:tc>
        <w:tc>
          <w:tcPr>
            <w:tcW w:w="152" w:type="pct"/>
            <w:tcBorders>
              <w:top w:val="nil"/>
              <w:left w:val="nil"/>
              <w:bottom w:val="single" w:sz="4" w:space="0" w:color="auto"/>
              <w:right w:val="nil"/>
            </w:tcBorders>
          </w:tcPr>
          <w:p w14:paraId="68F095A9" w14:textId="77777777" w:rsidR="00867B65" w:rsidRPr="0077200A" w:rsidRDefault="00867B65" w:rsidP="00464549">
            <w:pPr>
              <w:widowControl/>
              <w:autoSpaceDE/>
              <w:autoSpaceDN/>
              <w:jc w:val="center"/>
              <w:rPr>
                <w:color w:val="000000"/>
                <w:lang w:val="ru-RU" w:eastAsia="ru-RU"/>
              </w:rPr>
            </w:pPr>
          </w:p>
        </w:tc>
        <w:tc>
          <w:tcPr>
            <w:tcW w:w="526" w:type="pct"/>
            <w:tcBorders>
              <w:top w:val="nil"/>
              <w:left w:val="nil"/>
              <w:bottom w:val="single" w:sz="4" w:space="0" w:color="auto"/>
              <w:right w:val="nil"/>
            </w:tcBorders>
            <w:shd w:val="clear" w:color="auto" w:fill="auto"/>
            <w:noWrap/>
            <w:vAlign w:val="center"/>
            <w:hideMark/>
          </w:tcPr>
          <w:p w14:paraId="70AA67D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212</w:t>
            </w:r>
          </w:p>
        </w:tc>
        <w:tc>
          <w:tcPr>
            <w:tcW w:w="398" w:type="pct"/>
            <w:tcBorders>
              <w:top w:val="nil"/>
              <w:left w:val="nil"/>
              <w:bottom w:val="single" w:sz="4" w:space="0" w:color="auto"/>
              <w:right w:val="nil"/>
            </w:tcBorders>
            <w:shd w:val="clear" w:color="auto" w:fill="auto"/>
            <w:noWrap/>
            <w:vAlign w:val="center"/>
            <w:hideMark/>
          </w:tcPr>
          <w:p w14:paraId="545F393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74</w:t>
            </w:r>
          </w:p>
        </w:tc>
        <w:tc>
          <w:tcPr>
            <w:tcW w:w="463" w:type="pct"/>
            <w:tcBorders>
              <w:top w:val="nil"/>
              <w:left w:val="nil"/>
              <w:bottom w:val="single" w:sz="4" w:space="0" w:color="auto"/>
              <w:right w:val="nil"/>
            </w:tcBorders>
            <w:shd w:val="clear" w:color="auto" w:fill="auto"/>
            <w:noWrap/>
            <w:vAlign w:val="center"/>
            <w:hideMark/>
          </w:tcPr>
          <w:p w14:paraId="6423BC97"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10</w:t>
            </w:r>
          </w:p>
        </w:tc>
        <w:tc>
          <w:tcPr>
            <w:tcW w:w="575" w:type="pct"/>
            <w:vMerge/>
            <w:tcBorders>
              <w:top w:val="nil"/>
              <w:left w:val="nil"/>
              <w:bottom w:val="single" w:sz="4" w:space="0" w:color="auto"/>
              <w:right w:val="nil"/>
            </w:tcBorders>
            <w:vAlign w:val="center"/>
            <w:hideMark/>
          </w:tcPr>
          <w:p w14:paraId="4A06C81E" w14:textId="77777777" w:rsidR="00867B65" w:rsidRPr="0077200A" w:rsidRDefault="00867B65" w:rsidP="00464549">
            <w:pPr>
              <w:widowControl/>
              <w:autoSpaceDE/>
              <w:autoSpaceDN/>
              <w:rPr>
                <w:color w:val="000000"/>
                <w:lang w:val="ru-RU" w:eastAsia="ru-RU"/>
              </w:rPr>
            </w:pPr>
          </w:p>
        </w:tc>
        <w:tc>
          <w:tcPr>
            <w:tcW w:w="573" w:type="pct"/>
            <w:vMerge/>
            <w:tcBorders>
              <w:top w:val="nil"/>
              <w:left w:val="nil"/>
              <w:bottom w:val="single" w:sz="4" w:space="0" w:color="auto"/>
              <w:right w:val="nil"/>
            </w:tcBorders>
            <w:vAlign w:val="center"/>
            <w:hideMark/>
          </w:tcPr>
          <w:p w14:paraId="013809E2" w14:textId="77777777" w:rsidR="00867B65" w:rsidRPr="0077200A" w:rsidRDefault="00867B65" w:rsidP="00464549">
            <w:pPr>
              <w:widowControl/>
              <w:autoSpaceDE/>
              <w:autoSpaceDN/>
              <w:rPr>
                <w:color w:val="000000"/>
                <w:lang w:val="ru-RU" w:eastAsia="ru-RU"/>
              </w:rPr>
            </w:pPr>
          </w:p>
        </w:tc>
      </w:tr>
      <w:tr w:rsidR="00867B65" w:rsidRPr="0077200A" w14:paraId="0CC5DA06"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6EEA20E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Coho</w:t>
            </w:r>
          </w:p>
        </w:tc>
        <w:tc>
          <w:tcPr>
            <w:tcW w:w="694" w:type="pct"/>
            <w:tcBorders>
              <w:top w:val="single" w:sz="4" w:space="0" w:color="auto"/>
              <w:left w:val="nil"/>
              <w:bottom w:val="nil"/>
              <w:right w:val="nil"/>
            </w:tcBorders>
            <w:shd w:val="clear" w:color="auto" w:fill="auto"/>
            <w:noWrap/>
            <w:vAlign w:val="center"/>
            <w:hideMark/>
          </w:tcPr>
          <w:p w14:paraId="26FE2B7F"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single" w:sz="4" w:space="0" w:color="auto"/>
              <w:left w:val="nil"/>
              <w:bottom w:val="nil"/>
              <w:right w:val="nil"/>
            </w:tcBorders>
            <w:shd w:val="clear" w:color="auto" w:fill="auto"/>
            <w:noWrap/>
            <w:vAlign w:val="center"/>
            <w:hideMark/>
          </w:tcPr>
          <w:p w14:paraId="7FD7634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33.9</w:t>
            </w:r>
          </w:p>
        </w:tc>
        <w:tc>
          <w:tcPr>
            <w:tcW w:w="315" w:type="pct"/>
            <w:tcBorders>
              <w:top w:val="single" w:sz="4" w:space="0" w:color="auto"/>
              <w:left w:val="nil"/>
              <w:bottom w:val="nil"/>
              <w:right w:val="nil"/>
            </w:tcBorders>
            <w:shd w:val="clear" w:color="auto" w:fill="auto"/>
            <w:noWrap/>
            <w:vAlign w:val="center"/>
            <w:hideMark/>
          </w:tcPr>
          <w:p w14:paraId="05097BB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3.0</w:t>
            </w:r>
          </w:p>
        </w:tc>
        <w:tc>
          <w:tcPr>
            <w:tcW w:w="152" w:type="pct"/>
            <w:tcBorders>
              <w:top w:val="single" w:sz="4" w:space="0" w:color="auto"/>
              <w:left w:val="nil"/>
              <w:bottom w:val="nil"/>
              <w:right w:val="nil"/>
            </w:tcBorders>
          </w:tcPr>
          <w:p w14:paraId="57DB969C"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nil"/>
              <w:right w:val="nil"/>
            </w:tcBorders>
            <w:shd w:val="clear" w:color="auto" w:fill="auto"/>
            <w:noWrap/>
            <w:vAlign w:val="center"/>
            <w:hideMark/>
          </w:tcPr>
          <w:p w14:paraId="1E2DBFE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419</w:t>
            </w:r>
          </w:p>
        </w:tc>
        <w:tc>
          <w:tcPr>
            <w:tcW w:w="398" w:type="pct"/>
            <w:tcBorders>
              <w:top w:val="single" w:sz="4" w:space="0" w:color="auto"/>
              <w:left w:val="nil"/>
              <w:bottom w:val="nil"/>
              <w:right w:val="nil"/>
            </w:tcBorders>
            <w:shd w:val="clear" w:color="auto" w:fill="auto"/>
            <w:noWrap/>
            <w:vAlign w:val="center"/>
            <w:hideMark/>
          </w:tcPr>
          <w:p w14:paraId="5C28DE75"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112</w:t>
            </w:r>
          </w:p>
        </w:tc>
        <w:tc>
          <w:tcPr>
            <w:tcW w:w="463" w:type="pct"/>
            <w:tcBorders>
              <w:top w:val="single" w:sz="4" w:space="0" w:color="auto"/>
              <w:left w:val="nil"/>
              <w:bottom w:val="nil"/>
              <w:right w:val="nil"/>
            </w:tcBorders>
            <w:shd w:val="clear" w:color="auto" w:fill="auto"/>
            <w:noWrap/>
            <w:vAlign w:val="center"/>
            <w:hideMark/>
          </w:tcPr>
          <w:p w14:paraId="26EB15E8"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25</w:t>
            </w:r>
          </w:p>
        </w:tc>
        <w:tc>
          <w:tcPr>
            <w:tcW w:w="575" w:type="pct"/>
            <w:vMerge w:val="restart"/>
            <w:tcBorders>
              <w:top w:val="single" w:sz="4" w:space="0" w:color="auto"/>
              <w:left w:val="nil"/>
              <w:bottom w:val="nil"/>
              <w:right w:val="nil"/>
            </w:tcBorders>
            <w:shd w:val="clear" w:color="auto" w:fill="auto"/>
            <w:noWrap/>
            <w:vAlign w:val="center"/>
            <w:hideMark/>
          </w:tcPr>
          <w:p w14:paraId="23B4323C"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0.2337</w:t>
            </w:r>
          </w:p>
        </w:tc>
        <w:tc>
          <w:tcPr>
            <w:tcW w:w="573" w:type="pct"/>
            <w:vMerge w:val="restart"/>
            <w:tcBorders>
              <w:top w:val="single" w:sz="4" w:space="0" w:color="auto"/>
              <w:left w:val="nil"/>
              <w:bottom w:val="nil"/>
              <w:right w:val="nil"/>
            </w:tcBorders>
            <w:shd w:val="clear" w:color="auto" w:fill="auto"/>
            <w:noWrap/>
            <w:vAlign w:val="center"/>
            <w:hideMark/>
          </w:tcPr>
          <w:p w14:paraId="52F7F02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0.2516</w:t>
            </w:r>
          </w:p>
        </w:tc>
      </w:tr>
      <w:tr w:rsidR="00867B65" w:rsidRPr="0077200A" w14:paraId="2867FFBC" w14:textId="77777777" w:rsidTr="00464549">
        <w:trPr>
          <w:trHeight w:val="20"/>
          <w:jc w:val="center"/>
        </w:trPr>
        <w:tc>
          <w:tcPr>
            <w:tcW w:w="878" w:type="pct"/>
            <w:vMerge/>
            <w:tcBorders>
              <w:top w:val="nil"/>
              <w:left w:val="nil"/>
              <w:bottom w:val="single" w:sz="4" w:space="0" w:color="auto"/>
              <w:right w:val="nil"/>
            </w:tcBorders>
            <w:vAlign w:val="center"/>
            <w:hideMark/>
          </w:tcPr>
          <w:p w14:paraId="1D49CC55" w14:textId="77777777" w:rsidR="00867B65" w:rsidRPr="0077200A" w:rsidRDefault="00867B65" w:rsidP="00464549">
            <w:pPr>
              <w:widowControl/>
              <w:autoSpaceDE/>
              <w:autoSpaceDN/>
              <w:rPr>
                <w:color w:val="000000"/>
                <w:lang w:val="ru-RU" w:eastAsia="ru-RU"/>
              </w:rPr>
            </w:pPr>
          </w:p>
        </w:tc>
        <w:tc>
          <w:tcPr>
            <w:tcW w:w="694" w:type="pct"/>
            <w:tcBorders>
              <w:top w:val="nil"/>
              <w:left w:val="nil"/>
              <w:bottom w:val="single" w:sz="4" w:space="0" w:color="auto"/>
              <w:right w:val="nil"/>
            </w:tcBorders>
            <w:shd w:val="clear" w:color="auto" w:fill="auto"/>
            <w:noWrap/>
            <w:vAlign w:val="center"/>
            <w:hideMark/>
          </w:tcPr>
          <w:p w14:paraId="33309C8A"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nil"/>
              <w:left w:val="nil"/>
              <w:bottom w:val="single" w:sz="4" w:space="0" w:color="auto"/>
              <w:right w:val="nil"/>
            </w:tcBorders>
            <w:shd w:val="clear" w:color="auto" w:fill="auto"/>
            <w:noWrap/>
            <w:vAlign w:val="center"/>
            <w:hideMark/>
          </w:tcPr>
          <w:p w14:paraId="6AF234C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35.5</w:t>
            </w:r>
          </w:p>
        </w:tc>
        <w:tc>
          <w:tcPr>
            <w:tcW w:w="315" w:type="pct"/>
            <w:tcBorders>
              <w:top w:val="nil"/>
              <w:left w:val="nil"/>
              <w:bottom w:val="single" w:sz="4" w:space="0" w:color="auto"/>
              <w:right w:val="nil"/>
            </w:tcBorders>
            <w:shd w:val="clear" w:color="auto" w:fill="auto"/>
            <w:noWrap/>
            <w:vAlign w:val="center"/>
            <w:hideMark/>
          </w:tcPr>
          <w:p w14:paraId="68E047B4"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2.9</w:t>
            </w:r>
          </w:p>
        </w:tc>
        <w:tc>
          <w:tcPr>
            <w:tcW w:w="152" w:type="pct"/>
            <w:tcBorders>
              <w:top w:val="nil"/>
              <w:left w:val="nil"/>
              <w:bottom w:val="single" w:sz="4" w:space="0" w:color="auto"/>
              <w:right w:val="nil"/>
            </w:tcBorders>
          </w:tcPr>
          <w:p w14:paraId="7F2BBD3F" w14:textId="77777777" w:rsidR="00867B65" w:rsidRPr="0077200A" w:rsidRDefault="00867B65" w:rsidP="00464549">
            <w:pPr>
              <w:widowControl/>
              <w:autoSpaceDE/>
              <w:autoSpaceDN/>
              <w:jc w:val="center"/>
              <w:rPr>
                <w:color w:val="000000"/>
                <w:lang w:val="ru-RU" w:eastAsia="ru-RU"/>
              </w:rPr>
            </w:pPr>
          </w:p>
        </w:tc>
        <w:tc>
          <w:tcPr>
            <w:tcW w:w="526" w:type="pct"/>
            <w:tcBorders>
              <w:top w:val="nil"/>
              <w:left w:val="nil"/>
              <w:bottom w:val="single" w:sz="4" w:space="0" w:color="auto"/>
              <w:right w:val="nil"/>
            </w:tcBorders>
            <w:shd w:val="clear" w:color="auto" w:fill="auto"/>
            <w:noWrap/>
            <w:vAlign w:val="center"/>
            <w:hideMark/>
          </w:tcPr>
          <w:p w14:paraId="4C08199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495</w:t>
            </w:r>
          </w:p>
        </w:tc>
        <w:tc>
          <w:tcPr>
            <w:tcW w:w="398" w:type="pct"/>
            <w:tcBorders>
              <w:top w:val="nil"/>
              <w:left w:val="nil"/>
              <w:bottom w:val="single" w:sz="4" w:space="0" w:color="auto"/>
              <w:right w:val="nil"/>
            </w:tcBorders>
            <w:shd w:val="clear" w:color="auto" w:fill="auto"/>
            <w:noWrap/>
            <w:vAlign w:val="center"/>
            <w:hideMark/>
          </w:tcPr>
          <w:p w14:paraId="6DC996E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152</w:t>
            </w:r>
          </w:p>
        </w:tc>
        <w:tc>
          <w:tcPr>
            <w:tcW w:w="463" w:type="pct"/>
            <w:tcBorders>
              <w:top w:val="nil"/>
              <w:left w:val="nil"/>
              <w:bottom w:val="single" w:sz="4" w:space="0" w:color="auto"/>
              <w:right w:val="nil"/>
            </w:tcBorders>
            <w:shd w:val="clear" w:color="auto" w:fill="auto"/>
            <w:noWrap/>
            <w:vAlign w:val="center"/>
            <w:hideMark/>
          </w:tcPr>
          <w:p w14:paraId="69B01EB2"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7</w:t>
            </w:r>
          </w:p>
        </w:tc>
        <w:tc>
          <w:tcPr>
            <w:tcW w:w="575" w:type="pct"/>
            <w:vMerge/>
            <w:tcBorders>
              <w:top w:val="nil"/>
              <w:left w:val="nil"/>
              <w:bottom w:val="single" w:sz="4" w:space="0" w:color="auto"/>
              <w:right w:val="nil"/>
            </w:tcBorders>
            <w:vAlign w:val="center"/>
            <w:hideMark/>
          </w:tcPr>
          <w:p w14:paraId="249684C8" w14:textId="77777777" w:rsidR="00867B65" w:rsidRPr="0077200A" w:rsidRDefault="00867B65" w:rsidP="00464549">
            <w:pPr>
              <w:widowControl/>
              <w:autoSpaceDE/>
              <w:autoSpaceDN/>
              <w:rPr>
                <w:color w:val="000000"/>
                <w:lang w:val="ru-RU" w:eastAsia="ru-RU"/>
              </w:rPr>
            </w:pPr>
          </w:p>
        </w:tc>
        <w:tc>
          <w:tcPr>
            <w:tcW w:w="573" w:type="pct"/>
            <w:vMerge/>
            <w:tcBorders>
              <w:top w:val="nil"/>
              <w:left w:val="nil"/>
              <w:bottom w:val="single" w:sz="4" w:space="0" w:color="auto"/>
              <w:right w:val="nil"/>
            </w:tcBorders>
            <w:vAlign w:val="center"/>
            <w:hideMark/>
          </w:tcPr>
          <w:p w14:paraId="3D70B8A2" w14:textId="77777777" w:rsidR="00867B65" w:rsidRPr="0077200A" w:rsidRDefault="00867B65" w:rsidP="00464549">
            <w:pPr>
              <w:widowControl/>
              <w:autoSpaceDE/>
              <w:autoSpaceDN/>
              <w:rPr>
                <w:color w:val="000000"/>
                <w:lang w:val="ru-RU" w:eastAsia="ru-RU"/>
              </w:rPr>
            </w:pPr>
          </w:p>
        </w:tc>
      </w:tr>
      <w:tr w:rsidR="00867B65" w:rsidRPr="0077200A" w14:paraId="1A90FFF9"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38CAA3D1"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Chum (0.1+)</w:t>
            </w:r>
          </w:p>
        </w:tc>
        <w:tc>
          <w:tcPr>
            <w:tcW w:w="694" w:type="pct"/>
            <w:tcBorders>
              <w:top w:val="single" w:sz="4" w:space="0" w:color="auto"/>
              <w:left w:val="nil"/>
              <w:bottom w:val="nil"/>
              <w:right w:val="nil"/>
            </w:tcBorders>
            <w:shd w:val="clear" w:color="auto" w:fill="auto"/>
            <w:noWrap/>
            <w:vAlign w:val="center"/>
            <w:hideMark/>
          </w:tcPr>
          <w:p w14:paraId="50FB5E91"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single" w:sz="4" w:space="0" w:color="auto"/>
              <w:left w:val="nil"/>
              <w:bottom w:val="nil"/>
              <w:right w:val="nil"/>
            </w:tcBorders>
            <w:shd w:val="clear" w:color="auto" w:fill="auto"/>
            <w:noWrap/>
            <w:vAlign w:val="center"/>
            <w:hideMark/>
          </w:tcPr>
          <w:p w14:paraId="5667D21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25.3</w:t>
            </w:r>
          </w:p>
        </w:tc>
        <w:tc>
          <w:tcPr>
            <w:tcW w:w="315" w:type="pct"/>
            <w:tcBorders>
              <w:top w:val="single" w:sz="4" w:space="0" w:color="auto"/>
              <w:left w:val="nil"/>
              <w:bottom w:val="nil"/>
              <w:right w:val="nil"/>
            </w:tcBorders>
            <w:shd w:val="clear" w:color="auto" w:fill="auto"/>
            <w:noWrap/>
            <w:vAlign w:val="center"/>
            <w:hideMark/>
          </w:tcPr>
          <w:p w14:paraId="67F4A2E3"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2.1</w:t>
            </w:r>
          </w:p>
        </w:tc>
        <w:tc>
          <w:tcPr>
            <w:tcW w:w="152" w:type="pct"/>
            <w:tcBorders>
              <w:top w:val="single" w:sz="4" w:space="0" w:color="auto"/>
              <w:left w:val="nil"/>
              <w:bottom w:val="nil"/>
              <w:right w:val="nil"/>
            </w:tcBorders>
          </w:tcPr>
          <w:p w14:paraId="2F19BE13"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nil"/>
              <w:right w:val="nil"/>
            </w:tcBorders>
            <w:shd w:val="clear" w:color="auto" w:fill="auto"/>
            <w:noWrap/>
            <w:vAlign w:val="center"/>
            <w:hideMark/>
          </w:tcPr>
          <w:p w14:paraId="099DB00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162</w:t>
            </w:r>
          </w:p>
        </w:tc>
        <w:tc>
          <w:tcPr>
            <w:tcW w:w="398" w:type="pct"/>
            <w:tcBorders>
              <w:top w:val="single" w:sz="4" w:space="0" w:color="auto"/>
              <w:left w:val="nil"/>
              <w:bottom w:val="nil"/>
              <w:right w:val="nil"/>
            </w:tcBorders>
            <w:shd w:val="clear" w:color="auto" w:fill="auto"/>
            <w:noWrap/>
            <w:vAlign w:val="center"/>
            <w:hideMark/>
          </w:tcPr>
          <w:p w14:paraId="0177B1B4"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42</w:t>
            </w:r>
          </w:p>
        </w:tc>
        <w:tc>
          <w:tcPr>
            <w:tcW w:w="463" w:type="pct"/>
            <w:tcBorders>
              <w:top w:val="single" w:sz="4" w:space="0" w:color="auto"/>
              <w:left w:val="nil"/>
              <w:bottom w:val="nil"/>
              <w:right w:val="nil"/>
            </w:tcBorders>
            <w:shd w:val="clear" w:color="auto" w:fill="auto"/>
            <w:noWrap/>
            <w:vAlign w:val="center"/>
            <w:hideMark/>
          </w:tcPr>
          <w:p w14:paraId="67E8E4BC"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16</w:t>
            </w:r>
          </w:p>
        </w:tc>
        <w:tc>
          <w:tcPr>
            <w:tcW w:w="575" w:type="pct"/>
            <w:vMerge w:val="restart"/>
            <w:tcBorders>
              <w:top w:val="single" w:sz="4" w:space="0" w:color="auto"/>
              <w:left w:val="nil"/>
              <w:bottom w:val="nil"/>
              <w:right w:val="nil"/>
            </w:tcBorders>
            <w:shd w:val="clear" w:color="auto" w:fill="auto"/>
            <w:noWrap/>
            <w:vAlign w:val="center"/>
            <w:hideMark/>
          </w:tcPr>
          <w:p w14:paraId="6C9BEFCA"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0.7387</w:t>
            </w:r>
          </w:p>
        </w:tc>
        <w:tc>
          <w:tcPr>
            <w:tcW w:w="573" w:type="pct"/>
            <w:vMerge w:val="restart"/>
            <w:tcBorders>
              <w:top w:val="single" w:sz="4" w:space="0" w:color="auto"/>
              <w:left w:val="nil"/>
              <w:bottom w:val="nil"/>
              <w:right w:val="nil"/>
            </w:tcBorders>
            <w:shd w:val="clear" w:color="auto" w:fill="auto"/>
            <w:noWrap/>
            <w:vAlign w:val="center"/>
            <w:hideMark/>
          </w:tcPr>
          <w:p w14:paraId="354B087A"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0.8285</w:t>
            </w:r>
          </w:p>
        </w:tc>
      </w:tr>
      <w:tr w:rsidR="00867B65" w:rsidRPr="0077200A" w14:paraId="1A5C9321" w14:textId="77777777" w:rsidTr="00464549">
        <w:trPr>
          <w:trHeight w:val="20"/>
          <w:jc w:val="center"/>
        </w:trPr>
        <w:tc>
          <w:tcPr>
            <w:tcW w:w="878" w:type="pct"/>
            <w:vMerge/>
            <w:tcBorders>
              <w:top w:val="nil"/>
              <w:left w:val="nil"/>
              <w:bottom w:val="single" w:sz="4" w:space="0" w:color="auto"/>
              <w:right w:val="nil"/>
            </w:tcBorders>
            <w:vAlign w:val="center"/>
            <w:hideMark/>
          </w:tcPr>
          <w:p w14:paraId="47B8AA28" w14:textId="77777777" w:rsidR="00867B65" w:rsidRPr="0077200A" w:rsidRDefault="00867B65" w:rsidP="00464549">
            <w:pPr>
              <w:widowControl/>
              <w:autoSpaceDE/>
              <w:autoSpaceDN/>
              <w:rPr>
                <w:color w:val="000000"/>
                <w:lang w:val="ru-RU" w:eastAsia="ru-RU"/>
              </w:rPr>
            </w:pPr>
          </w:p>
        </w:tc>
        <w:tc>
          <w:tcPr>
            <w:tcW w:w="694" w:type="pct"/>
            <w:tcBorders>
              <w:top w:val="nil"/>
              <w:left w:val="nil"/>
              <w:bottom w:val="single" w:sz="4" w:space="0" w:color="auto"/>
              <w:right w:val="nil"/>
            </w:tcBorders>
            <w:shd w:val="clear" w:color="auto" w:fill="auto"/>
            <w:noWrap/>
            <w:vAlign w:val="center"/>
            <w:hideMark/>
          </w:tcPr>
          <w:p w14:paraId="12648AF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nil"/>
              <w:left w:val="nil"/>
              <w:bottom w:val="single" w:sz="4" w:space="0" w:color="auto"/>
              <w:right w:val="nil"/>
            </w:tcBorders>
            <w:shd w:val="clear" w:color="auto" w:fill="auto"/>
            <w:noWrap/>
            <w:vAlign w:val="center"/>
            <w:hideMark/>
          </w:tcPr>
          <w:p w14:paraId="3632DAD3"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25.5</w:t>
            </w:r>
          </w:p>
        </w:tc>
        <w:tc>
          <w:tcPr>
            <w:tcW w:w="315" w:type="pct"/>
            <w:tcBorders>
              <w:top w:val="nil"/>
              <w:left w:val="nil"/>
              <w:bottom w:val="single" w:sz="4" w:space="0" w:color="auto"/>
              <w:right w:val="nil"/>
            </w:tcBorders>
            <w:shd w:val="clear" w:color="auto" w:fill="auto"/>
            <w:noWrap/>
            <w:vAlign w:val="center"/>
            <w:hideMark/>
          </w:tcPr>
          <w:p w14:paraId="5801AEFC"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1.3</w:t>
            </w:r>
          </w:p>
        </w:tc>
        <w:tc>
          <w:tcPr>
            <w:tcW w:w="152" w:type="pct"/>
            <w:tcBorders>
              <w:top w:val="nil"/>
              <w:left w:val="nil"/>
              <w:bottom w:val="single" w:sz="4" w:space="0" w:color="auto"/>
              <w:right w:val="nil"/>
            </w:tcBorders>
          </w:tcPr>
          <w:p w14:paraId="53A2EDAF" w14:textId="77777777" w:rsidR="00867B65" w:rsidRPr="0077200A" w:rsidRDefault="00867B65" w:rsidP="00464549">
            <w:pPr>
              <w:widowControl/>
              <w:autoSpaceDE/>
              <w:autoSpaceDN/>
              <w:jc w:val="center"/>
              <w:rPr>
                <w:color w:val="000000"/>
                <w:lang w:val="ru-RU" w:eastAsia="ru-RU"/>
              </w:rPr>
            </w:pPr>
          </w:p>
        </w:tc>
        <w:tc>
          <w:tcPr>
            <w:tcW w:w="526" w:type="pct"/>
            <w:tcBorders>
              <w:top w:val="nil"/>
              <w:left w:val="nil"/>
              <w:bottom w:val="single" w:sz="4" w:space="0" w:color="auto"/>
              <w:right w:val="nil"/>
            </w:tcBorders>
            <w:shd w:val="clear" w:color="auto" w:fill="auto"/>
            <w:noWrap/>
            <w:vAlign w:val="center"/>
            <w:hideMark/>
          </w:tcPr>
          <w:p w14:paraId="2C85413F"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165</w:t>
            </w:r>
          </w:p>
        </w:tc>
        <w:tc>
          <w:tcPr>
            <w:tcW w:w="398" w:type="pct"/>
            <w:tcBorders>
              <w:top w:val="nil"/>
              <w:left w:val="nil"/>
              <w:bottom w:val="single" w:sz="4" w:space="0" w:color="auto"/>
              <w:right w:val="nil"/>
            </w:tcBorders>
            <w:shd w:val="clear" w:color="auto" w:fill="auto"/>
            <w:noWrap/>
            <w:vAlign w:val="center"/>
            <w:hideMark/>
          </w:tcPr>
          <w:p w14:paraId="0F24CC3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28</w:t>
            </w:r>
          </w:p>
        </w:tc>
        <w:tc>
          <w:tcPr>
            <w:tcW w:w="463" w:type="pct"/>
            <w:tcBorders>
              <w:top w:val="nil"/>
              <w:left w:val="nil"/>
              <w:bottom w:val="single" w:sz="4" w:space="0" w:color="auto"/>
              <w:right w:val="nil"/>
            </w:tcBorders>
            <w:shd w:val="clear" w:color="auto" w:fill="auto"/>
            <w:noWrap/>
            <w:vAlign w:val="center"/>
            <w:hideMark/>
          </w:tcPr>
          <w:p w14:paraId="11BBABB5"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13</w:t>
            </w:r>
          </w:p>
        </w:tc>
        <w:tc>
          <w:tcPr>
            <w:tcW w:w="575" w:type="pct"/>
            <w:vMerge/>
            <w:tcBorders>
              <w:top w:val="nil"/>
              <w:left w:val="nil"/>
              <w:bottom w:val="single" w:sz="4" w:space="0" w:color="auto"/>
              <w:right w:val="nil"/>
            </w:tcBorders>
            <w:vAlign w:val="center"/>
            <w:hideMark/>
          </w:tcPr>
          <w:p w14:paraId="67B7020A" w14:textId="77777777" w:rsidR="00867B65" w:rsidRPr="0077200A" w:rsidRDefault="00867B65" w:rsidP="00464549">
            <w:pPr>
              <w:widowControl/>
              <w:autoSpaceDE/>
              <w:autoSpaceDN/>
              <w:rPr>
                <w:color w:val="000000"/>
                <w:lang w:val="ru-RU" w:eastAsia="ru-RU"/>
              </w:rPr>
            </w:pPr>
          </w:p>
        </w:tc>
        <w:tc>
          <w:tcPr>
            <w:tcW w:w="573" w:type="pct"/>
            <w:vMerge/>
            <w:tcBorders>
              <w:top w:val="nil"/>
              <w:left w:val="nil"/>
              <w:bottom w:val="single" w:sz="4" w:space="0" w:color="auto"/>
              <w:right w:val="nil"/>
            </w:tcBorders>
            <w:vAlign w:val="center"/>
            <w:hideMark/>
          </w:tcPr>
          <w:p w14:paraId="72D617D1" w14:textId="77777777" w:rsidR="00867B65" w:rsidRPr="0077200A" w:rsidRDefault="00867B65" w:rsidP="00464549">
            <w:pPr>
              <w:widowControl/>
              <w:autoSpaceDE/>
              <w:autoSpaceDN/>
              <w:rPr>
                <w:color w:val="000000"/>
                <w:lang w:val="ru-RU" w:eastAsia="ru-RU"/>
              </w:rPr>
            </w:pPr>
          </w:p>
        </w:tc>
      </w:tr>
      <w:tr w:rsidR="00867B65" w:rsidRPr="0077200A" w14:paraId="3F911E91"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6C85298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Chum (0.2+)</w:t>
            </w:r>
          </w:p>
        </w:tc>
        <w:tc>
          <w:tcPr>
            <w:tcW w:w="694" w:type="pct"/>
            <w:tcBorders>
              <w:top w:val="single" w:sz="4" w:space="0" w:color="auto"/>
              <w:left w:val="nil"/>
              <w:bottom w:val="nil"/>
              <w:right w:val="nil"/>
            </w:tcBorders>
            <w:shd w:val="clear" w:color="auto" w:fill="auto"/>
            <w:noWrap/>
            <w:vAlign w:val="center"/>
            <w:hideMark/>
          </w:tcPr>
          <w:p w14:paraId="4B9750B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single" w:sz="4" w:space="0" w:color="auto"/>
              <w:left w:val="nil"/>
              <w:bottom w:val="nil"/>
              <w:right w:val="nil"/>
            </w:tcBorders>
            <w:shd w:val="clear" w:color="auto" w:fill="auto"/>
            <w:noWrap/>
            <w:vAlign w:val="center"/>
            <w:hideMark/>
          </w:tcPr>
          <w:p w14:paraId="0700AF0A"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47.0</w:t>
            </w:r>
          </w:p>
        </w:tc>
        <w:tc>
          <w:tcPr>
            <w:tcW w:w="315" w:type="pct"/>
            <w:tcBorders>
              <w:top w:val="single" w:sz="4" w:space="0" w:color="auto"/>
              <w:left w:val="nil"/>
              <w:bottom w:val="nil"/>
              <w:right w:val="nil"/>
            </w:tcBorders>
            <w:shd w:val="clear" w:color="auto" w:fill="auto"/>
            <w:noWrap/>
            <w:vAlign w:val="center"/>
            <w:hideMark/>
          </w:tcPr>
          <w:p w14:paraId="4047C057"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7.7</w:t>
            </w:r>
          </w:p>
        </w:tc>
        <w:tc>
          <w:tcPr>
            <w:tcW w:w="152" w:type="pct"/>
            <w:tcBorders>
              <w:top w:val="single" w:sz="4" w:space="0" w:color="auto"/>
              <w:left w:val="nil"/>
              <w:bottom w:val="nil"/>
              <w:right w:val="nil"/>
            </w:tcBorders>
          </w:tcPr>
          <w:p w14:paraId="1BAA9BCE"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nil"/>
              <w:right w:val="nil"/>
            </w:tcBorders>
            <w:shd w:val="clear" w:color="auto" w:fill="auto"/>
            <w:noWrap/>
            <w:vAlign w:val="center"/>
            <w:hideMark/>
          </w:tcPr>
          <w:p w14:paraId="7B27EB4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1129</w:t>
            </w:r>
          </w:p>
        </w:tc>
        <w:tc>
          <w:tcPr>
            <w:tcW w:w="398" w:type="pct"/>
            <w:tcBorders>
              <w:top w:val="single" w:sz="4" w:space="0" w:color="auto"/>
              <w:left w:val="nil"/>
              <w:bottom w:val="nil"/>
              <w:right w:val="nil"/>
            </w:tcBorders>
            <w:shd w:val="clear" w:color="auto" w:fill="auto"/>
            <w:noWrap/>
            <w:vAlign w:val="center"/>
            <w:hideMark/>
          </w:tcPr>
          <w:p w14:paraId="4579DA8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559</w:t>
            </w:r>
          </w:p>
        </w:tc>
        <w:tc>
          <w:tcPr>
            <w:tcW w:w="463" w:type="pct"/>
            <w:tcBorders>
              <w:top w:val="single" w:sz="4" w:space="0" w:color="auto"/>
              <w:left w:val="nil"/>
              <w:bottom w:val="nil"/>
              <w:right w:val="nil"/>
            </w:tcBorders>
            <w:shd w:val="clear" w:color="auto" w:fill="auto"/>
            <w:noWrap/>
            <w:vAlign w:val="center"/>
            <w:hideMark/>
          </w:tcPr>
          <w:p w14:paraId="6EC18838"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38</w:t>
            </w:r>
          </w:p>
        </w:tc>
        <w:tc>
          <w:tcPr>
            <w:tcW w:w="575" w:type="pct"/>
            <w:vMerge w:val="restart"/>
            <w:tcBorders>
              <w:top w:val="single" w:sz="4" w:space="0" w:color="auto"/>
              <w:left w:val="nil"/>
              <w:bottom w:val="nil"/>
              <w:right w:val="nil"/>
            </w:tcBorders>
            <w:shd w:val="clear" w:color="auto" w:fill="auto"/>
            <w:noWrap/>
            <w:vAlign w:val="center"/>
            <w:hideMark/>
          </w:tcPr>
          <w:p w14:paraId="1193AD01"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0.06152</w:t>
            </w:r>
          </w:p>
        </w:tc>
        <w:tc>
          <w:tcPr>
            <w:tcW w:w="573" w:type="pct"/>
            <w:vMerge w:val="restart"/>
            <w:tcBorders>
              <w:top w:val="single" w:sz="4" w:space="0" w:color="auto"/>
              <w:left w:val="nil"/>
              <w:bottom w:val="nil"/>
              <w:right w:val="nil"/>
            </w:tcBorders>
            <w:shd w:val="clear" w:color="auto" w:fill="auto"/>
            <w:noWrap/>
            <w:vAlign w:val="center"/>
            <w:hideMark/>
          </w:tcPr>
          <w:p w14:paraId="6960BF20" w14:textId="77777777" w:rsidR="00867B65" w:rsidRPr="0077200A" w:rsidRDefault="00867B65" w:rsidP="00464549">
            <w:pPr>
              <w:widowControl/>
              <w:autoSpaceDE/>
              <w:autoSpaceDN/>
              <w:jc w:val="center"/>
              <w:rPr>
                <w:b/>
                <w:bCs/>
                <w:color w:val="000000"/>
                <w:lang w:val="ru-RU" w:eastAsia="ru-RU"/>
              </w:rPr>
            </w:pPr>
            <w:r w:rsidRPr="0077200A">
              <w:rPr>
                <w:b/>
                <w:bCs/>
                <w:color w:val="000000"/>
                <w:lang w:val="ru-RU" w:eastAsia="ru-RU"/>
              </w:rPr>
              <w:t>0.03849</w:t>
            </w:r>
          </w:p>
        </w:tc>
      </w:tr>
      <w:tr w:rsidR="00867B65" w:rsidRPr="0077200A" w14:paraId="7B01290C" w14:textId="77777777" w:rsidTr="00464549">
        <w:trPr>
          <w:trHeight w:val="20"/>
          <w:jc w:val="center"/>
        </w:trPr>
        <w:tc>
          <w:tcPr>
            <w:tcW w:w="878" w:type="pct"/>
            <w:vMerge/>
            <w:tcBorders>
              <w:top w:val="nil"/>
              <w:left w:val="nil"/>
              <w:bottom w:val="single" w:sz="4" w:space="0" w:color="auto"/>
              <w:right w:val="nil"/>
            </w:tcBorders>
            <w:vAlign w:val="center"/>
            <w:hideMark/>
          </w:tcPr>
          <w:p w14:paraId="3D4E88C0" w14:textId="77777777" w:rsidR="00867B65" w:rsidRPr="0077200A" w:rsidRDefault="00867B65" w:rsidP="00464549">
            <w:pPr>
              <w:widowControl/>
              <w:autoSpaceDE/>
              <w:autoSpaceDN/>
              <w:rPr>
                <w:color w:val="000000"/>
                <w:lang w:val="ru-RU" w:eastAsia="ru-RU"/>
              </w:rPr>
            </w:pPr>
          </w:p>
        </w:tc>
        <w:tc>
          <w:tcPr>
            <w:tcW w:w="694" w:type="pct"/>
            <w:tcBorders>
              <w:top w:val="nil"/>
              <w:left w:val="nil"/>
              <w:bottom w:val="single" w:sz="4" w:space="0" w:color="auto"/>
              <w:right w:val="nil"/>
            </w:tcBorders>
            <w:shd w:val="clear" w:color="auto" w:fill="auto"/>
            <w:noWrap/>
            <w:vAlign w:val="center"/>
            <w:hideMark/>
          </w:tcPr>
          <w:p w14:paraId="08E1130F"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nil"/>
              <w:left w:val="nil"/>
              <w:bottom w:val="single" w:sz="4" w:space="0" w:color="auto"/>
              <w:right w:val="nil"/>
            </w:tcBorders>
            <w:shd w:val="clear" w:color="auto" w:fill="auto"/>
            <w:noWrap/>
            <w:vAlign w:val="center"/>
            <w:hideMark/>
          </w:tcPr>
          <w:p w14:paraId="3DA4C9B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44.1</w:t>
            </w:r>
          </w:p>
        </w:tc>
        <w:tc>
          <w:tcPr>
            <w:tcW w:w="315" w:type="pct"/>
            <w:tcBorders>
              <w:top w:val="nil"/>
              <w:left w:val="nil"/>
              <w:bottom w:val="single" w:sz="4" w:space="0" w:color="auto"/>
              <w:right w:val="nil"/>
            </w:tcBorders>
            <w:shd w:val="clear" w:color="auto" w:fill="auto"/>
            <w:noWrap/>
            <w:vAlign w:val="center"/>
            <w:hideMark/>
          </w:tcPr>
          <w:p w14:paraId="75DC46B3"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6.2</w:t>
            </w:r>
          </w:p>
        </w:tc>
        <w:tc>
          <w:tcPr>
            <w:tcW w:w="152" w:type="pct"/>
            <w:tcBorders>
              <w:top w:val="nil"/>
              <w:left w:val="nil"/>
              <w:bottom w:val="single" w:sz="4" w:space="0" w:color="auto"/>
              <w:right w:val="nil"/>
            </w:tcBorders>
          </w:tcPr>
          <w:p w14:paraId="1E914893" w14:textId="77777777" w:rsidR="00867B65" w:rsidRPr="0077200A" w:rsidRDefault="00867B65" w:rsidP="00464549">
            <w:pPr>
              <w:widowControl/>
              <w:autoSpaceDE/>
              <w:autoSpaceDN/>
              <w:jc w:val="center"/>
              <w:rPr>
                <w:color w:val="000000"/>
                <w:lang w:val="ru-RU" w:eastAsia="ru-RU"/>
              </w:rPr>
            </w:pPr>
          </w:p>
        </w:tc>
        <w:tc>
          <w:tcPr>
            <w:tcW w:w="526" w:type="pct"/>
            <w:tcBorders>
              <w:top w:val="nil"/>
              <w:left w:val="nil"/>
              <w:bottom w:val="single" w:sz="4" w:space="0" w:color="auto"/>
              <w:right w:val="nil"/>
            </w:tcBorders>
            <w:shd w:val="clear" w:color="auto" w:fill="auto"/>
            <w:noWrap/>
            <w:vAlign w:val="center"/>
            <w:hideMark/>
          </w:tcPr>
          <w:p w14:paraId="4699F982"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906</w:t>
            </w:r>
          </w:p>
        </w:tc>
        <w:tc>
          <w:tcPr>
            <w:tcW w:w="398" w:type="pct"/>
            <w:tcBorders>
              <w:top w:val="nil"/>
              <w:left w:val="nil"/>
              <w:bottom w:val="single" w:sz="4" w:space="0" w:color="auto"/>
              <w:right w:val="nil"/>
            </w:tcBorders>
            <w:shd w:val="clear" w:color="auto" w:fill="auto"/>
            <w:noWrap/>
            <w:vAlign w:val="center"/>
            <w:hideMark/>
          </w:tcPr>
          <w:p w14:paraId="1C05BC5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385</w:t>
            </w:r>
          </w:p>
        </w:tc>
        <w:tc>
          <w:tcPr>
            <w:tcW w:w="463" w:type="pct"/>
            <w:tcBorders>
              <w:top w:val="nil"/>
              <w:left w:val="nil"/>
              <w:bottom w:val="single" w:sz="4" w:space="0" w:color="auto"/>
              <w:right w:val="nil"/>
            </w:tcBorders>
            <w:shd w:val="clear" w:color="auto" w:fill="auto"/>
            <w:noWrap/>
            <w:vAlign w:val="center"/>
            <w:hideMark/>
          </w:tcPr>
          <w:p w14:paraId="2317B784"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51</w:t>
            </w:r>
          </w:p>
        </w:tc>
        <w:tc>
          <w:tcPr>
            <w:tcW w:w="575" w:type="pct"/>
            <w:vMerge/>
            <w:tcBorders>
              <w:top w:val="nil"/>
              <w:left w:val="nil"/>
              <w:bottom w:val="single" w:sz="4" w:space="0" w:color="auto"/>
              <w:right w:val="nil"/>
            </w:tcBorders>
            <w:vAlign w:val="center"/>
            <w:hideMark/>
          </w:tcPr>
          <w:p w14:paraId="5FE80F3A" w14:textId="77777777" w:rsidR="00867B65" w:rsidRPr="0077200A" w:rsidRDefault="00867B65" w:rsidP="00464549">
            <w:pPr>
              <w:widowControl/>
              <w:autoSpaceDE/>
              <w:autoSpaceDN/>
              <w:rPr>
                <w:color w:val="000000"/>
                <w:lang w:val="ru-RU" w:eastAsia="ru-RU"/>
              </w:rPr>
            </w:pPr>
          </w:p>
        </w:tc>
        <w:tc>
          <w:tcPr>
            <w:tcW w:w="573" w:type="pct"/>
            <w:vMerge/>
            <w:tcBorders>
              <w:top w:val="nil"/>
              <w:left w:val="nil"/>
              <w:bottom w:val="single" w:sz="4" w:space="0" w:color="auto"/>
              <w:right w:val="nil"/>
            </w:tcBorders>
            <w:vAlign w:val="center"/>
            <w:hideMark/>
          </w:tcPr>
          <w:p w14:paraId="649D20D3" w14:textId="77777777" w:rsidR="00867B65" w:rsidRPr="0077200A" w:rsidRDefault="00867B65" w:rsidP="00464549">
            <w:pPr>
              <w:widowControl/>
              <w:autoSpaceDE/>
              <w:autoSpaceDN/>
              <w:rPr>
                <w:b/>
                <w:bCs/>
                <w:color w:val="000000"/>
                <w:lang w:val="ru-RU" w:eastAsia="ru-RU"/>
              </w:rPr>
            </w:pPr>
          </w:p>
        </w:tc>
      </w:tr>
      <w:tr w:rsidR="00867B65" w:rsidRPr="0077200A" w14:paraId="70544D27"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7690AEDC"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Sockeye (.1+)</w:t>
            </w:r>
          </w:p>
        </w:tc>
        <w:tc>
          <w:tcPr>
            <w:tcW w:w="694" w:type="pct"/>
            <w:tcBorders>
              <w:top w:val="single" w:sz="4" w:space="0" w:color="auto"/>
              <w:left w:val="nil"/>
              <w:bottom w:val="nil"/>
              <w:right w:val="nil"/>
            </w:tcBorders>
            <w:shd w:val="clear" w:color="auto" w:fill="auto"/>
            <w:noWrap/>
            <w:vAlign w:val="center"/>
            <w:hideMark/>
          </w:tcPr>
          <w:p w14:paraId="279137B8"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single" w:sz="4" w:space="0" w:color="auto"/>
              <w:left w:val="nil"/>
              <w:bottom w:val="nil"/>
              <w:right w:val="nil"/>
            </w:tcBorders>
            <w:shd w:val="clear" w:color="auto" w:fill="auto"/>
            <w:noWrap/>
            <w:vAlign w:val="center"/>
            <w:hideMark/>
          </w:tcPr>
          <w:p w14:paraId="091342D2"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27.8</w:t>
            </w:r>
          </w:p>
        </w:tc>
        <w:tc>
          <w:tcPr>
            <w:tcW w:w="315" w:type="pct"/>
            <w:tcBorders>
              <w:top w:val="single" w:sz="4" w:space="0" w:color="auto"/>
              <w:left w:val="nil"/>
              <w:bottom w:val="nil"/>
              <w:right w:val="nil"/>
            </w:tcBorders>
            <w:shd w:val="clear" w:color="auto" w:fill="auto"/>
            <w:noWrap/>
            <w:vAlign w:val="center"/>
            <w:hideMark/>
          </w:tcPr>
          <w:p w14:paraId="42F735E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2.4</w:t>
            </w:r>
          </w:p>
        </w:tc>
        <w:tc>
          <w:tcPr>
            <w:tcW w:w="152" w:type="pct"/>
            <w:tcBorders>
              <w:top w:val="single" w:sz="4" w:space="0" w:color="auto"/>
              <w:left w:val="nil"/>
              <w:bottom w:val="nil"/>
              <w:right w:val="nil"/>
            </w:tcBorders>
          </w:tcPr>
          <w:p w14:paraId="20DAA612"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nil"/>
              <w:right w:val="nil"/>
            </w:tcBorders>
            <w:shd w:val="clear" w:color="auto" w:fill="auto"/>
            <w:noWrap/>
            <w:vAlign w:val="center"/>
            <w:hideMark/>
          </w:tcPr>
          <w:p w14:paraId="7F21D641"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225</w:t>
            </w:r>
          </w:p>
        </w:tc>
        <w:tc>
          <w:tcPr>
            <w:tcW w:w="398" w:type="pct"/>
            <w:tcBorders>
              <w:top w:val="single" w:sz="4" w:space="0" w:color="auto"/>
              <w:left w:val="nil"/>
              <w:bottom w:val="nil"/>
              <w:right w:val="nil"/>
            </w:tcBorders>
            <w:shd w:val="clear" w:color="auto" w:fill="auto"/>
            <w:noWrap/>
            <w:vAlign w:val="center"/>
            <w:hideMark/>
          </w:tcPr>
          <w:p w14:paraId="5025740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60</w:t>
            </w:r>
          </w:p>
        </w:tc>
        <w:tc>
          <w:tcPr>
            <w:tcW w:w="463" w:type="pct"/>
            <w:tcBorders>
              <w:top w:val="single" w:sz="4" w:space="0" w:color="auto"/>
              <w:left w:val="nil"/>
              <w:bottom w:val="nil"/>
              <w:right w:val="nil"/>
            </w:tcBorders>
            <w:shd w:val="clear" w:color="auto" w:fill="auto"/>
            <w:noWrap/>
            <w:vAlign w:val="center"/>
            <w:hideMark/>
          </w:tcPr>
          <w:p w14:paraId="47E0E01F"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58</w:t>
            </w:r>
          </w:p>
        </w:tc>
        <w:tc>
          <w:tcPr>
            <w:tcW w:w="575" w:type="pct"/>
            <w:vMerge w:val="restart"/>
            <w:tcBorders>
              <w:top w:val="single" w:sz="4" w:space="0" w:color="auto"/>
              <w:left w:val="nil"/>
              <w:bottom w:val="nil"/>
              <w:right w:val="nil"/>
            </w:tcBorders>
            <w:shd w:val="clear" w:color="auto" w:fill="auto"/>
            <w:noWrap/>
            <w:vAlign w:val="center"/>
            <w:hideMark/>
          </w:tcPr>
          <w:p w14:paraId="1902EC37"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0.5262</w:t>
            </w:r>
          </w:p>
        </w:tc>
        <w:tc>
          <w:tcPr>
            <w:tcW w:w="573" w:type="pct"/>
            <w:vMerge w:val="restart"/>
            <w:tcBorders>
              <w:top w:val="single" w:sz="4" w:space="0" w:color="auto"/>
              <w:left w:val="nil"/>
              <w:bottom w:val="nil"/>
              <w:right w:val="nil"/>
            </w:tcBorders>
            <w:shd w:val="clear" w:color="auto" w:fill="auto"/>
            <w:noWrap/>
            <w:vAlign w:val="center"/>
            <w:hideMark/>
          </w:tcPr>
          <w:p w14:paraId="202CC37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0.5615</w:t>
            </w:r>
          </w:p>
        </w:tc>
      </w:tr>
      <w:tr w:rsidR="00867B65" w:rsidRPr="0077200A" w14:paraId="31CF6827" w14:textId="77777777" w:rsidTr="00464549">
        <w:trPr>
          <w:trHeight w:val="20"/>
          <w:jc w:val="center"/>
        </w:trPr>
        <w:tc>
          <w:tcPr>
            <w:tcW w:w="878" w:type="pct"/>
            <w:vMerge/>
            <w:tcBorders>
              <w:top w:val="nil"/>
              <w:left w:val="nil"/>
              <w:bottom w:val="single" w:sz="4" w:space="0" w:color="auto"/>
              <w:right w:val="nil"/>
            </w:tcBorders>
            <w:vAlign w:val="center"/>
            <w:hideMark/>
          </w:tcPr>
          <w:p w14:paraId="6D20BA97" w14:textId="77777777" w:rsidR="00867B65" w:rsidRPr="0077200A" w:rsidRDefault="00867B65" w:rsidP="00464549">
            <w:pPr>
              <w:widowControl/>
              <w:autoSpaceDE/>
              <w:autoSpaceDN/>
              <w:rPr>
                <w:color w:val="000000"/>
                <w:lang w:val="ru-RU" w:eastAsia="ru-RU"/>
              </w:rPr>
            </w:pPr>
          </w:p>
        </w:tc>
        <w:tc>
          <w:tcPr>
            <w:tcW w:w="694" w:type="pct"/>
            <w:tcBorders>
              <w:top w:val="nil"/>
              <w:left w:val="nil"/>
              <w:bottom w:val="single" w:sz="4" w:space="0" w:color="auto"/>
              <w:right w:val="nil"/>
            </w:tcBorders>
            <w:shd w:val="clear" w:color="auto" w:fill="auto"/>
            <w:noWrap/>
            <w:vAlign w:val="center"/>
            <w:hideMark/>
          </w:tcPr>
          <w:p w14:paraId="1BA32293"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nil"/>
              <w:left w:val="nil"/>
              <w:bottom w:val="single" w:sz="4" w:space="0" w:color="auto"/>
              <w:right w:val="nil"/>
            </w:tcBorders>
            <w:shd w:val="clear" w:color="auto" w:fill="auto"/>
            <w:noWrap/>
            <w:vAlign w:val="center"/>
            <w:hideMark/>
          </w:tcPr>
          <w:p w14:paraId="5C7234A5"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27.5</w:t>
            </w:r>
          </w:p>
        </w:tc>
        <w:tc>
          <w:tcPr>
            <w:tcW w:w="315" w:type="pct"/>
            <w:tcBorders>
              <w:top w:val="nil"/>
              <w:left w:val="nil"/>
              <w:bottom w:val="single" w:sz="4" w:space="0" w:color="auto"/>
              <w:right w:val="nil"/>
            </w:tcBorders>
            <w:shd w:val="clear" w:color="auto" w:fill="auto"/>
            <w:noWrap/>
            <w:vAlign w:val="center"/>
            <w:hideMark/>
          </w:tcPr>
          <w:p w14:paraId="245A9694"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2.4</w:t>
            </w:r>
          </w:p>
        </w:tc>
        <w:tc>
          <w:tcPr>
            <w:tcW w:w="152" w:type="pct"/>
            <w:tcBorders>
              <w:top w:val="nil"/>
              <w:left w:val="nil"/>
              <w:bottom w:val="single" w:sz="4" w:space="0" w:color="auto"/>
              <w:right w:val="nil"/>
            </w:tcBorders>
          </w:tcPr>
          <w:p w14:paraId="424F702D" w14:textId="77777777" w:rsidR="00867B65" w:rsidRPr="0077200A" w:rsidRDefault="00867B65" w:rsidP="00464549">
            <w:pPr>
              <w:widowControl/>
              <w:autoSpaceDE/>
              <w:autoSpaceDN/>
              <w:jc w:val="center"/>
              <w:rPr>
                <w:color w:val="000000"/>
                <w:lang w:val="ru-RU" w:eastAsia="ru-RU"/>
              </w:rPr>
            </w:pPr>
          </w:p>
        </w:tc>
        <w:tc>
          <w:tcPr>
            <w:tcW w:w="526" w:type="pct"/>
            <w:tcBorders>
              <w:top w:val="nil"/>
              <w:left w:val="nil"/>
              <w:bottom w:val="single" w:sz="4" w:space="0" w:color="auto"/>
              <w:right w:val="nil"/>
            </w:tcBorders>
            <w:shd w:val="clear" w:color="auto" w:fill="auto"/>
            <w:noWrap/>
            <w:vAlign w:val="center"/>
            <w:hideMark/>
          </w:tcPr>
          <w:p w14:paraId="7C8F41F7"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218</w:t>
            </w:r>
          </w:p>
        </w:tc>
        <w:tc>
          <w:tcPr>
            <w:tcW w:w="398" w:type="pct"/>
            <w:tcBorders>
              <w:top w:val="nil"/>
              <w:left w:val="nil"/>
              <w:bottom w:val="single" w:sz="4" w:space="0" w:color="auto"/>
              <w:right w:val="nil"/>
            </w:tcBorders>
            <w:shd w:val="clear" w:color="auto" w:fill="auto"/>
            <w:noWrap/>
            <w:vAlign w:val="center"/>
            <w:hideMark/>
          </w:tcPr>
          <w:p w14:paraId="1EE295D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59</w:t>
            </w:r>
          </w:p>
        </w:tc>
        <w:tc>
          <w:tcPr>
            <w:tcW w:w="463" w:type="pct"/>
            <w:tcBorders>
              <w:top w:val="nil"/>
              <w:left w:val="nil"/>
              <w:bottom w:val="single" w:sz="4" w:space="0" w:color="auto"/>
              <w:right w:val="nil"/>
            </w:tcBorders>
            <w:shd w:val="clear" w:color="auto" w:fill="auto"/>
            <w:noWrap/>
            <w:vAlign w:val="center"/>
            <w:hideMark/>
          </w:tcPr>
          <w:p w14:paraId="759B55B5"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48</w:t>
            </w:r>
          </w:p>
        </w:tc>
        <w:tc>
          <w:tcPr>
            <w:tcW w:w="575" w:type="pct"/>
            <w:vMerge/>
            <w:tcBorders>
              <w:top w:val="nil"/>
              <w:left w:val="nil"/>
              <w:bottom w:val="single" w:sz="4" w:space="0" w:color="auto"/>
              <w:right w:val="nil"/>
            </w:tcBorders>
            <w:vAlign w:val="center"/>
            <w:hideMark/>
          </w:tcPr>
          <w:p w14:paraId="63340394" w14:textId="77777777" w:rsidR="00867B65" w:rsidRPr="0077200A" w:rsidRDefault="00867B65" w:rsidP="00464549">
            <w:pPr>
              <w:widowControl/>
              <w:autoSpaceDE/>
              <w:autoSpaceDN/>
              <w:rPr>
                <w:color w:val="000000"/>
                <w:lang w:val="ru-RU" w:eastAsia="ru-RU"/>
              </w:rPr>
            </w:pPr>
          </w:p>
        </w:tc>
        <w:tc>
          <w:tcPr>
            <w:tcW w:w="573" w:type="pct"/>
            <w:vMerge/>
            <w:tcBorders>
              <w:top w:val="nil"/>
              <w:left w:val="nil"/>
              <w:bottom w:val="single" w:sz="4" w:space="0" w:color="auto"/>
              <w:right w:val="nil"/>
            </w:tcBorders>
            <w:vAlign w:val="center"/>
            <w:hideMark/>
          </w:tcPr>
          <w:p w14:paraId="5D7A244C" w14:textId="77777777" w:rsidR="00867B65" w:rsidRPr="0077200A" w:rsidRDefault="00867B65" w:rsidP="00464549">
            <w:pPr>
              <w:widowControl/>
              <w:autoSpaceDE/>
              <w:autoSpaceDN/>
              <w:rPr>
                <w:color w:val="000000"/>
                <w:lang w:val="ru-RU" w:eastAsia="ru-RU"/>
              </w:rPr>
            </w:pPr>
          </w:p>
        </w:tc>
      </w:tr>
      <w:tr w:rsidR="00867B65" w:rsidRPr="0077200A" w14:paraId="7E9AF11A"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7CDB7343"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Sockeye (.2+)</w:t>
            </w:r>
          </w:p>
        </w:tc>
        <w:tc>
          <w:tcPr>
            <w:tcW w:w="694" w:type="pct"/>
            <w:tcBorders>
              <w:top w:val="single" w:sz="4" w:space="0" w:color="auto"/>
              <w:left w:val="nil"/>
              <w:bottom w:val="nil"/>
              <w:right w:val="nil"/>
            </w:tcBorders>
            <w:shd w:val="clear" w:color="auto" w:fill="auto"/>
            <w:noWrap/>
            <w:vAlign w:val="center"/>
            <w:hideMark/>
          </w:tcPr>
          <w:p w14:paraId="09E1BC0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single" w:sz="4" w:space="0" w:color="auto"/>
              <w:left w:val="nil"/>
              <w:bottom w:val="nil"/>
              <w:right w:val="nil"/>
            </w:tcBorders>
            <w:shd w:val="clear" w:color="auto" w:fill="auto"/>
            <w:noWrap/>
            <w:vAlign w:val="center"/>
            <w:hideMark/>
          </w:tcPr>
          <w:p w14:paraId="33F7984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40.6</w:t>
            </w:r>
          </w:p>
        </w:tc>
        <w:tc>
          <w:tcPr>
            <w:tcW w:w="315" w:type="pct"/>
            <w:tcBorders>
              <w:top w:val="single" w:sz="4" w:space="0" w:color="auto"/>
              <w:left w:val="nil"/>
              <w:bottom w:val="nil"/>
              <w:right w:val="nil"/>
            </w:tcBorders>
            <w:shd w:val="clear" w:color="auto" w:fill="auto"/>
            <w:noWrap/>
            <w:vAlign w:val="center"/>
            <w:hideMark/>
          </w:tcPr>
          <w:p w14:paraId="3C99FB64"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3.6</w:t>
            </w:r>
          </w:p>
        </w:tc>
        <w:tc>
          <w:tcPr>
            <w:tcW w:w="152" w:type="pct"/>
            <w:tcBorders>
              <w:top w:val="single" w:sz="4" w:space="0" w:color="auto"/>
              <w:left w:val="nil"/>
              <w:bottom w:val="nil"/>
              <w:right w:val="nil"/>
            </w:tcBorders>
          </w:tcPr>
          <w:p w14:paraId="7A4E011E"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nil"/>
              <w:right w:val="nil"/>
            </w:tcBorders>
            <w:shd w:val="clear" w:color="auto" w:fill="auto"/>
            <w:noWrap/>
            <w:vAlign w:val="center"/>
            <w:hideMark/>
          </w:tcPr>
          <w:p w14:paraId="1D8DDB47"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736</w:t>
            </w:r>
          </w:p>
        </w:tc>
        <w:tc>
          <w:tcPr>
            <w:tcW w:w="398" w:type="pct"/>
            <w:tcBorders>
              <w:top w:val="single" w:sz="4" w:space="0" w:color="auto"/>
              <w:left w:val="nil"/>
              <w:bottom w:val="nil"/>
              <w:right w:val="nil"/>
            </w:tcBorders>
            <w:shd w:val="clear" w:color="auto" w:fill="auto"/>
            <w:noWrap/>
            <w:vAlign w:val="center"/>
            <w:hideMark/>
          </w:tcPr>
          <w:p w14:paraId="6622048A"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240</w:t>
            </w:r>
          </w:p>
        </w:tc>
        <w:tc>
          <w:tcPr>
            <w:tcW w:w="463" w:type="pct"/>
            <w:tcBorders>
              <w:top w:val="single" w:sz="4" w:space="0" w:color="auto"/>
              <w:left w:val="nil"/>
              <w:bottom w:val="nil"/>
              <w:right w:val="nil"/>
            </w:tcBorders>
            <w:shd w:val="clear" w:color="auto" w:fill="auto"/>
            <w:noWrap/>
            <w:vAlign w:val="center"/>
            <w:hideMark/>
          </w:tcPr>
          <w:p w14:paraId="4215027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100</w:t>
            </w:r>
          </w:p>
        </w:tc>
        <w:tc>
          <w:tcPr>
            <w:tcW w:w="575" w:type="pct"/>
            <w:vMerge w:val="restart"/>
            <w:tcBorders>
              <w:top w:val="single" w:sz="4" w:space="0" w:color="auto"/>
              <w:left w:val="nil"/>
              <w:bottom w:val="nil"/>
              <w:right w:val="nil"/>
            </w:tcBorders>
            <w:shd w:val="clear" w:color="auto" w:fill="auto"/>
            <w:noWrap/>
            <w:vAlign w:val="center"/>
            <w:hideMark/>
          </w:tcPr>
          <w:p w14:paraId="3B0D65E1" w14:textId="77777777" w:rsidR="00867B65" w:rsidRPr="0077200A" w:rsidRDefault="00867B65" w:rsidP="00464549">
            <w:pPr>
              <w:widowControl/>
              <w:autoSpaceDE/>
              <w:autoSpaceDN/>
              <w:jc w:val="center"/>
              <w:rPr>
                <w:b/>
                <w:bCs/>
                <w:color w:val="000000"/>
                <w:lang w:val="ru-RU" w:eastAsia="ru-RU"/>
              </w:rPr>
            </w:pPr>
            <w:r w:rsidRPr="0077200A">
              <w:rPr>
                <w:b/>
                <w:bCs/>
                <w:color w:val="000000"/>
                <w:lang w:val="ru-RU" w:eastAsia="ru-RU"/>
              </w:rPr>
              <w:t>0.03454</w:t>
            </w:r>
          </w:p>
        </w:tc>
        <w:tc>
          <w:tcPr>
            <w:tcW w:w="573" w:type="pct"/>
            <w:vMerge w:val="restart"/>
            <w:tcBorders>
              <w:top w:val="single" w:sz="4" w:space="0" w:color="auto"/>
              <w:left w:val="nil"/>
              <w:bottom w:val="nil"/>
              <w:right w:val="nil"/>
            </w:tcBorders>
            <w:shd w:val="clear" w:color="auto" w:fill="auto"/>
            <w:noWrap/>
            <w:vAlign w:val="center"/>
            <w:hideMark/>
          </w:tcPr>
          <w:p w14:paraId="0C0A34D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0.0592</w:t>
            </w:r>
          </w:p>
        </w:tc>
      </w:tr>
      <w:tr w:rsidR="00867B65" w:rsidRPr="0077200A" w14:paraId="44BF8DD6" w14:textId="77777777" w:rsidTr="00464549">
        <w:trPr>
          <w:trHeight w:val="20"/>
          <w:jc w:val="center"/>
        </w:trPr>
        <w:tc>
          <w:tcPr>
            <w:tcW w:w="878" w:type="pct"/>
            <w:vMerge/>
            <w:tcBorders>
              <w:top w:val="nil"/>
              <w:left w:val="nil"/>
              <w:bottom w:val="single" w:sz="4" w:space="0" w:color="auto"/>
              <w:right w:val="nil"/>
            </w:tcBorders>
            <w:vAlign w:val="center"/>
            <w:hideMark/>
          </w:tcPr>
          <w:p w14:paraId="19206517" w14:textId="77777777" w:rsidR="00867B65" w:rsidRPr="0077200A" w:rsidRDefault="00867B65" w:rsidP="00464549">
            <w:pPr>
              <w:widowControl/>
              <w:autoSpaceDE/>
              <w:autoSpaceDN/>
              <w:rPr>
                <w:color w:val="000000"/>
                <w:lang w:val="ru-RU" w:eastAsia="ru-RU"/>
              </w:rPr>
            </w:pPr>
          </w:p>
        </w:tc>
        <w:tc>
          <w:tcPr>
            <w:tcW w:w="694" w:type="pct"/>
            <w:tcBorders>
              <w:top w:val="nil"/>
              <w:left w:val="nil"/>
              <w:bottom w:val="single" w:sz="4" w:space="0" w:color="auto"/>
              <w:right w:val="nil"/>
            </w:tcBorders>
            <w:shd w:val="clear" w:color="auto" w:fill="auto"/>
            <w:noWrap/>
            <w:vAlign w:val="center"/>
            <w:hideMark/>
          </w:tcPr>
          <w:p w14:paraId="0AD2D38A"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nil"/>
              <w:left w:val="nil"/>
              <w:bottom w:val="single" w:sz="4" w:space="0" w:color="auto"/>
              <w:right w:val="nil"/>
            </w:tcBorders>
            <w:shd w:val="clear" w:color="auto" w:fill="auto"/>
            <w:noWrap/>
            <w:vAlign w:val="center"/>
            <w:hideMark/>
          </w:tcPr>
          <w:p w14:paraId="550A00B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39.5</w:t>
            </w:r>
          </w:p>
        </w:tc>
        <w:tc>
          <w:tcPr>
            <w:tcW w:w="315" w:type="pct"/>
            <w:tcBorders>
              <w:top w:val="nil"/>
              <w:left w:val="nil"/>
              <w:bottom w:val="single" w:sz="4" w:space="0" w:color="auto"/>
              <w:right w:val="nil"/>
            </w:tcBorders>
            <w:shd w:val="clear" w:color="auto" w:fill="auto"/>
            <w:noWrap/>
            <w:vAlign w:val="center"/>
            <w:hideMark/>
          </w:tcPr>
          <w:p w14:paraId="7BCB47E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3.5</w:t>
            </w:r>
          </w:p>
        </w:tc>
        <w:tc>
          <w:tcPr>
            <w:tcW w:w="152" w:type="pct"/>
            <w:tcBorders>
              <w:top w:val="nil"/>
              <w:left w:val="nil"/>
              <w:bottom w:val="single" w:sz="4" w:space="0" w:color="auto"/>
              <w:right w:val="nil"/>
            </w:tcBorders>
          </w:tcPr>
          <w:p w14:paraId="40930CD7" w14:textId="77777777" w:rsidR="00867B65" w:rsidRPr="0077200A" w:rsidRDefault="00867B65" w:rsidP="00464549">
            <w:pPr>
              <w:widowControl/>
              <w:autoSpaceDE/>
              <w:autoSpaceDN/>
              <w:jc w:val="center"/>
              <w:rPr>
                <w:color w:val="000000"/>
                <w:lang w:val="ru-RU" w:eastAsia="ru-RU"/>
              </w:rPr>
            </w:pPr>
          </w:p>
        </w:tc>
        <w:tc>
          <w:tcPr>
            <w:tcW w:w="526" w:type="pct"/>
            <w:tcBorders>
              <w:top w:val="nil"/>
              <w:left w:val="nil"/>
              <w:bottom w:val="single" w:sz="4" w:space="0" w:color="auto"/>
              <w:right w:val="nil"/>
            </w:tcBorders>
            <w:shd w:val="clear" w:color="auto" w:fill="auto"/>
            <w:noWrap/>
            <w:vAlign w:val="center"/>
            <w:hideMark/>
          </w:tcPr>
          <w:p w14:paraId="6460615B"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676</w:t>
            </w:r>
          </w:p>
        </w:tc>
        <w:tc>
          <w:tcPr>
            <w:tcW w:w="398" w:type="pct"/>
            <w:tcBorders>
              <w:top w:val="nil"/>
              <w:left w:val="nil"/>
              <w:bottom w:val="single" w:sz="4" w:space="0" w:color="auto"/>
              <w:right w:val="nil"/>
            </w:tcBorders>
            <w:shd w:val="clear" w:color="auto" w:fill="auto"/>
            <w:noWrap/>
            <w:vAlign w:val="center"/>
            <w:hideMark/>
          </w:tcPr>
          <w:p w14:paraId="6083C45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222</w:t>
            </w:r>
          </w:p>
        </w:tc>
        <w:tc>
          <w:tcPr>
            <w:tcW w:w="463" w:type="pct"/>
            <w:tcBorders>
              <w:top w:val="nil"/>
              <w:left w:val="nil"/>
              <w:bottom w:val="single" w:sz="4" w:space="0" w:color="auto"/>
              <w:right w:val="nil"/>
            </w:tcBorders>
            <w:shd w:val="clear" w:color="auto" w:fill="auto"/>
            <w:noWrap/>
            <w:vAlign w:val="center"/>
            <w:hideMark/>
          </w:tcPr>
          <w:p w14:paraId="3A0F0C4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114</w:t>
            </w:r>
          </w:p>
        </w:tc>
        <w:tc>
          <w:tcPr>
            <w:tcW w:w="575" w:type="pct"/>
            <w:vMerge/>
            <w:tcBorders>
              <w:top w:val="nil"/>
              <w:left w:val="nil"/>
              <w:bottom w:val="single" w:sz="4" w:space="0" w:color="auto"/>
              <w:right w:val="nil"/>
            </w:tcBorders>
            <w:vAlign w:val="center"/>
            <w:hideMark/>
          </w:tcPr>
          <w:p w14:paraId="6E55CF42" w14:textId="77777777" w:rsidR="00867B65" w:rsidRPr="0077200A" w:rsidRDefault="00867B65" w:rsidP="00464549">
            <w:pPr>
              <w:widowControl/>
              <w:autoSpaceDE/>
              <w:autoSpaceDN/>
              <w:rPr>
                <w:b/>
                <w:bCs/>
                <w:color w:val="000000"/>
                <w:lang w:val="ru-RU" w:eastAsia="ru-RU"/>
              </w:rPr>
            </w:pPr>
          </w:p>
        </w:tc>
        <w:tc>
          <w:tcPr>
            <w:tcW w:w="573" w:type="pct"/>
            <w:vMerge/>
            <w:tcBorders>
              <w:top w:val="nil"/>
              <w:left w:val="nil"/>
              <w:bottom w:val="single" w:sz="4" w:space="0" w:color="auto"/>
              <w:right w:val="nil"/>
            </w:tcBorders>
            <w:vAlign w:val="center"/>
            <w:hideMark/>
          </w:tcPr>
          <w:p w14:paraId="6CFD1946" w14:textId="77777777" w:rsidR="00867B65" w:rsidRPr="0077200A" w:rsidRDefault="00867B65" w:rsidP="00464549">
            <w:pPr>
              <w:widowControl/>
              <w:autoSpaceDE/>
              <w:autoSpaceDN/>
              <w:rPr>
                <w:color w:val="000000"/>
                <w:lang w:val="ru-RU" w:eastAsia="ru-RU"/>
              </w:rPr>
            </w:pPr>
          </w:p>
        </w:tc>
      </w:tr>
      <w:tr w:rsidR="00867B65" w:rsidRPr="0077200A" w14:paraId="2B979E35" w14:textId="77777777" w:rsidTr="00464549">
        <w:trPr>
          <w:trHeight w:val="20"/>
          <w:jc w:val="center"/>
        </w:trPr>
        <w:tc>
          <w:tcPr>
            <w:tcW w:w="878" w:type="pct"/>
            <w:vMerge w:val="restart"/>
            <w:tcBorders>
              <w:top w:val="single" w:sz="4" w:space="0" w:color="auto"/>
              <w:left w:val="nil"/>
              <w:bottom w:val="nil"/>
              <w:right w:val="nil"/>
            </w:tcBorders>
            <w:shd w:val="clear" w:color="auto" w:fill="auto"/>
            <w:noWrap/>
            <w:vAlign w:val="center"/>
            <w:hideMark/>
          </w:tcPr>
          <w:p w14:paraId="03B12AE1"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Chinook</w:t>
            </w:r>
          </w:p>
        </w:tc>
        <w:tc>
          <w:tcPr>
            <w:tcW w:w="694" w:type="pct"/>
            <w:tcBorders>
              <w:top w:val="single" w:sz="4" w:space="0" w:color="auto"/>
              <w:left w:val="nil"/>
              <w:bottom w:val="nil"/>
              <w:right w:val="nil"/>
            </w:tcBorders>
            <w:shd w:val="clear" w:color="auto" w:fill="auto"/>
            <w:noWrap/>
            <w:vAlign w:val="center"/>
            <w:hideMark/>
          </w:tcPr>
          <w:p w14:paraId="3EC6AEF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single" w:sz="4" w:space="0" w:color="auto"/>
              <w:left w:val="nil"/>
              <w:bottom w:val="nil"/>
              <w:right w:val="nil"/>
            </w:tcBorders>
            <w:shd w:val="clear" w:color="auto" w:fill="auto"/>
            <w:noWrap/>
            <w:vAlign w:val="center"/>
            <w:hideMark/>
          </w:tcPr>
          <w:p w14:paraId="673205A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48.1</w:t>
            </w:r>
          </w:p>
        </w:tc>
        <w:tc>
          <w:tcPr>
            <w:tcW w:w="315" w:type="pct"/>
            <w:tcBorders>
              <w:top w:val="single" w:sz="4" w:space="0" w:color="auto"/>
              <w:left w:val="nil"/>
              <w:bottom w:val="nil"/>
              <w:right w:val="nil"/>
            </w:tcBorders>
            <w:shd w:val="clear" w:color="auto" w:fill="auto"/>
            <w:noWrap/>
            <w:vAlign w:val="center"/>
            <w:hideMark/>
          </w:tcPr>
          <w:p w14:paraId="0510AB8C"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1.1</w:t>
            </w:r>
          </w:p>
        </w:tc>
        <w:tc>
          <w:tcPr>
            <w:tcW w:w="152" w:type="pct"/>
            <w:tcBorders>
              <w:top w:val="single" w:sz="4" w:space="0" w:color="auto"/>
              <w:left w:val="nil"/>
              <w:bottom w:val="nil"/>
              <w:right w:val="nil"/>
            </w:tcBorders>
          </w:tcPr>
          <w:p w14:paraId="6B91CA56" w14:textId="77777777" w:rsidR="00867B65" w:rsidRPr="0077200A" w:rsidRDefault="00867B65" w:rsidP="00464549">
            <w:pPr>
              <w:widowControl/>
              <w:autoSpaceDE/>
              <w:autoSpaceDN/>
              <w:jc w:val="center"/>
              <w:rPr>
                <w:color w:val="000000"/>
                <w:lang w:val="ru-RU" w:eastAsia="ru-RU"/>
              </w:rPr>
            </w:pPr>
          </w:p>
        </w:tc>
        <w:tc>
          <w:tcPr>
            <w:tcW w:w="526" w:type="pct"/>
            <w:tcBorders>
              <w:top w:val="single" w:sz="4" w:space="0" w:color="auto"/>
              <w:left w:val="nil"/>
              <w:bottom w:val="nil"/>
              <w:right w:val="nil"/>
            </w:tcBorders>
            <w:shd w:val="clear" w:color="auto" w:fill="auto"/>
            <w:noWrap/>
            <w:vAlign w:val="center"/>
            <w:hideMark/>
          </w:tcPr>
          <w:p w14:paraId="530C331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1419</w:t>
            </w:r>
          </w:p>
        </w:tc>
        <w:tc>
          <w:tcPr>
            <w:tcW w:w="398" w:type="pct"/>
            <w:tcBorders>
              <w:top w:val="single" w:sz="4" w:space="0" w:color="auto"/>
              <w:left w:val="nil"/>
              <w:bottom w:val="nil"/>
              <w:right w:val="nil"/>
            </w:tcBorders>
            <w:shd w:val="clear" w:color="auto" w:fill="auto"/>
            <w:noWrap/>
            <w:vAlign w:val="center"/>
            <w:hideMark/>
          </w:tcPr>
          <w:p w14:paraId="1610B7EC"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106</w:t>
            </w:r>
          </w:p>
        </w:tc>
        <w:tc>
          <w:tcPr>
            <w:tcW w:w="463" w:type="pct"/>
            <w:tcBorders>
              <w:top w:val="single" w:sz="4" w:space="0" w:color="auto"/>
              <w:left w:val="nil"/>
              <w:bottom w:val="nil"/>
              <w:right w:val="nil"/>
            </w:tcBorders>
            <w:shd w:val="clear" w:color="auto" w:fill="auto"/>
            <w:noWrap/>
            <w:vAlign w:val="center"/>
            <w:hideMark/>
          </w:tcPr>
          <w:p w14:paraId="1A6CA5EA"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2</w:t>
            </w:r>
          </w:p>
        </w:tc>
        <w:tc>
          <w:tcPr>
            <w:tcW w:w="575" w:type="pct"/>
            <w:vMerge w:val="restart"/>
            <w:tcBorders>
              <w:top w:val="single" w:sz="4" w:space="0" w:color="auto"/>
              <w:left w:val="nil"/>
              <w:bottom w:val="nil"/>
              <w:right w:val="nil"/>
            </w:tcBorders>
            <w:shd w:val="clear" w:color="auto" w:fill="auto"/>
            <w:noWrap/>
            <w:vAlign w:val="center"/>
            <w:hideMark/>
          </w:tcPr>
          <w:p w14:paraId="5525B8EE"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NA</w:t>
            </w:r>
          </w:p>
        </w:tc>
        <w:tc>
          <w:tcPr>
            <w:tcW w:w="573" w:type="pct"/>
            <w:vMerge w:val="restart"/>
            <w:tcBorders>
              <w:top w:val="single" w:sz="4" w:space="0" w:color="auto"/>
              <w:left w:val="nil"/>
              <w:bottom w:val="nil"/>
              <w:right w:val="nil"/>
            </w:tcBorders>
            <w:shd w:val="clear" w:color="auto" w:fill="auto"/>
            <w:noWrap/>
            <w:vAlign w:val="center"/>
            <w:hideMark/>
          </w:tcPr>
          <w:p w14:paraId="233461C6"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NA</w:t>
            </w:r>
          </w:p>
        </w:tc>
      </w:tr>
      <w:tr w:rsidR="00867B65" w:rsidRPr="0077200A" w14:paraId="1DEDDA89" w14:textId="77777777" w:rsidTr="00464549">
        <w:trPr>
          <w:trHeight w:val="20"/>
          <w:jc w:val="center"/>
        </w:trPr>
        <w:tc>
          <w:tcPr>
            <w:tcW w:w="878" w:type="pct"/>
            <w:vMerge/>
            <w:tcBorders>
              <w:top w:val="nil"/>
              <w:left w:val="nil"/>
              <w:bottom w:val="single" w:sz="4" w:space="0" w:color="auto"/>
              <w:right w:val="nil"/>
            </w:tcBorders>
            <w:vAlign w:val="center"/>
            <w:hideMark/>
          </w:tcPr>
          <w:p w14:paraId="729D1059" w14:textId="77777777" w:rsidR="00867B65" w:rsidRPr="0077200A" w:rsidRDefault="00867B65" w:rsidP="00464549">
            <w:pPr>
              <w:widowControl/>
              <w:autoSpaceDE/>
              <w:autoSpaceDN/>
              <w:rPr>
                <w:color w:val="000000"/>
                <w:lang w:val="ru-RU" w:eastAsia="ru-RU"/>
              </w:rPr>
            </w:pPr>
          </w:p>
        </w:tc>
        <w:tc>
          <w:tcPr>
            <w:tcW w:w="694" w:type="pct"/>
            <w:tcBorders>
              <w:top w:val="nil"/>
              <w:left w:val="nil"/>
              <w:bottom w:val="single" w:sz="4" w:space="0" w:color="auto"/>
              <w:right w:val="nil"/>
            </w:tcBorders>
            <w:shd w:val="clear" w:color="auto" w:fill="auto"/>
            <w:noWrap/>
            <w:vAlign w:val="center"/>
            <w:hideMark/>
          </w:tcPr>
          <w:p w14:paraId="0E890FE9"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w:t>
            </w:r>
          </w:p>
        </w:tc>
        <w:tc>
          <w:tcPr>
            <w:tcW w:w="425" w:type="pct"/>
            <w:tcBorders>
              <w:top w:val="nil"/>
              <w:left w:val="nil"/>
              <w:bottom w:val="single" w:sz="4" w:space="0" w:color="auto"/>
              <w:right w:val="nil"/>
            </w:tcBorders>
            <w:shd w:val="clear" w:color="auto" w:fill="auto"/>
            <w:noWrap/>
            <w:vAlign w:val="center"/>
            <w:hideMark/>
          </w:tcPr>
          <w:p w14:paraId="3B340E93"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46.6</w:t>
            </w:r>
          </w:p>
        </w:tc>
        <w:tc>
          <w:tcPr>
            <w:tcW w:w="315" w:type="pct"/>
            <w:tcBorders>
              <w:top w:val="nil"/>
              <w:left w:val="nil"/>
              <w:bottom w:val="single" w:sz="4" w:space="0" w:color="auto"/>
              <w:right w:val="nil"/>
            </w:tcBorders>
            <w:shd w:val="clear" w:color="auto" w:fill="auto"/>
            <w:noWrap/>
            <w:vAlign w:val="center"/>
            <w:hideMark/>
          </w:tcPr>
          <w:p w14:paraId="571FE854"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1.8</w:t>
            </w:r>
          </w:p>
        </w:tc>
        <w:tc>
          <w:tcPr>
            <w:tcW w:w="152" w:type="pct"/>
            <w:tcBorders>
              <w:top w:val="nil"/>
              <w:left w:val="nil"/>
              <w:bottom w:val="single" w:sz="4" w:space="0" w:color="auto"/>
              <w:right w:val="nil"/>
            </w:tcBorders>
          </w:tcPr>
          <w:p w14:paraId="7E20D0ED" w14:textId="77777777" w:rsidR="00867B65" w:rsidRPr="0077200A" w:rsidRDefault="00867B65" w:rsidP="00464549">
            <w:pPr>
              <w:widowControl/>
              <w:autoSpaceDE/>
              <w:autoSpaceDN/>
              <w:jc w:val="center"/>
              <w:rPr>
                <w:color w:val="000000"/>
                <w:lang w:val="ru-RU" w:eastAsia="ru-RU"/>
              </w:rPr>
            </w:pPr>
          </w:p>
        </w:tc>
        <w:tc>
          <w:tcPr>
            <w:tcW w:w="526" w:type="pct"/>
            <w:tcBorders>
              <w:top w:val="nil"/>
              <w:left w:val="nil"/>
              <w:bottom w:val="single" w:sz="4" w:space="0" w:color="auto"/>
              <w:right w:val="nil"/>
            </w:tcBorders>
            <w:shd w:val="clear" w:color="auto" w:fill="auto"/>
            <w:noWrap/>
            <w:vAlign w:val="center"/>
            <w:hideMark/>
          </w:tcPr>
          <w:p w14:paraId="4BFC225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1132</w:t>
            </w:r>
          </w:p>
        </w:tc>
        <w:tc>
          <w:tcPr>
            <w:tcW w:w="398" w:type="pct"/>
            <w:tcBorders>
              <w:top w:val="nil"/>
              <w:left w:val="nil"/>
              <w:bottom w:val="single" w:sz="4" w:space="0" w:color="auto"/>
              <w:right w:val="nil"/>
            </w:tcBorders>
            <w:shd w:val="clear" w:color="auto" w:fill="auto"/>
            <w:noWrap/>
            <w:vAlign w:val="center"/>
            <w:hideMark/>
          </w:tcPr>
          <w:p w14:paraId="22BD279D"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192</w:t>
            </w:r>
          </w:p>
        </w:tc>
        <w:tc>
          <w:tcPr>
            <w:tcW w:w="463" w:type="pct"/>
            <w:tcBorders>
              <w:top w:val="nil"/>
              <w:left w:val="nil"/>
              <w:bottom w:val="single" w:sz="4" w:space="0" w:color="auto"/>
              <w:right w:val="nil"/>
            </w:tcBorders>
            <w:shd w:val="clear" w:color="auto" w:fill="auto"/>
            <w:noWrap/>
            <w:vAlign w:val="center"/>
            <w:hideMark/>
          </w:tcPr>
          <w:p w14:paraId="4DA56FA0" w14:textId="77777777" w:rsidR="00867B65" w:rsidRPr="0077200A" w:rsidRDefault="00867B65" w:rsidP="00464549">
            <w:pPr>
              <w:widowControl/>
              <w:autoSpaceDE/>
              <w:autoSpaceDN/>
              <w:jc w:val="center"/>
              <w:rPr>
                <w:color w:val="000000"/>
                <w:lang w:val="ru-RU" w:eastAsia="ru-RU"/>
              </w:rPr>
            </w:pPr>
            <w:r w:rsidRPr="0077200A">
              <w:rPr>
                <w:color w:val="000000"/>
                <w:lang w:val="ru-RU" w:eastAsia="ru-RU"/>
              </w:rPr>
              <w:t>3</w:t>
            </w:r>
          </w:p>
        </w:tc>
        <w:tc>
          <w:tcPr>
            <w:tcW w:w="575" w:type="pct"/>
            <w:vMerge/>
            <w:tcBorders>
              <w:top w:val="nil"/>
              <w:left w:val="nil"/>
              <w:bottom w:val="single" w:sz="4" w:space="0" w:color="auto"/>
              <w:right w:val="nil"/>
            </w:tcBorders>
            <w:vAlign w:val="center"/>
            <w:hideMark/>
          </w:tcPr>
          <w:p w14:paraId="5EB832CD" w14:textId="77777777" w:rsidR="00867B65" w:rsidRPr="0077200A" w:rsidRDefault="00867B65" w:rsidP="00464549">
            <w:pPr>
              <w:widowControl/>
              <w:autoSpaceDE/>
              <w:autoSpaceDN/>
              <w:rPr>
                <w:color w:val="000000"/>
                <w:lang w:val="ru-RU" w:eastAsia="ru-RU"/>
              </w:rPr>
            </w:pPr>
          </w:p>
        </w:tc>
        <w:tc>
          <w:tcPr>
            <w:tcW w:w="573" w:type="pct"/>
            <w:vMerge/>
            <w:tcBorders>
              <w:top w:val="nil"/>
              <w:left w:val="nil"/>
              <w:bottom w:val="single" w:sz="4" w:space="0" w:color="auto"/>
              <w:right w:val="nil"/>
            </w:tcBorders>
            <w:vAlign w:val="center"/>
            <w:hideMark/>
          </w:tcPr>
          <w:p w14:paraId="5B81CEF8" w14:textId="77777777" w:rsidR="00867B65" w:rsidRPr="0077200A" w:rsidRDefault="00867B65" w:rsidP="00464549">
            <w:pPr>
              <w:widowControl/>
              <w:autoSpaceDE/>
              <w:autoSpaceDN/>
              <w:rPr>
                <w:color w:val="000000"/>
                <w:lang w:val="ru-RU" w:eastAsia="ru-RU"/>
              </w:rPr>
            </w:pPr>
          </w:p>
        </w:tc>
      </w:tr>
    </w:tbl>
    <w:p w14:paraId="48E57676" w14:textId="77777777" w:rsidR="00F52C6C" w:rsidRDefault="00F52C6C" w:rsidP="00E36865"/>
    <w:p w14:paraId="25FE6BA7" w14:textId="77777777" w:rsidR="00867B65" w:rsidRDefault="00867B65" w:rsidP="00E36865"/>
    <w:p w14:paraId="2C74B6E4" w14:textId="77777777" w:rsidR="0028120D" w:rsidRDefault="0028120D" w:rsidP="00E36865"/>
    <w:p w14:paraId="14991EC6" w14:textId="77777777" w:rsidR="0028120D" w:rsidRDefault="0028120D" w:rsidP="00E36865"/>
    <w:p w14:paraId="513E5284" w14:textId="77777777" w:rsidR="0028120D" w:rsidRDefault="0028120D" w:rsidP="00E36865"/>
    <w:p w14:paraId="5EF081D2" w14:textId="77777777" w:rsidR="0028120D" w:rsidRDefault="0028120D" w:rsidP="00E36865"/>
    <w:p w14:paraId="4BB13665" w14:textId="77777777" w:rsidR="0028120D" w:rsidRDefault="0028120D" w:rsidP="00E36865"/>
    <w:p w14:paraId="6880AA1D" w14:textId="77777777" w:rsidR="0028120D" w:rsidRDefault="0028120D" w:rsidP="00E36865"/>
    <w:p w14:paraId="2B0B0A2E" w14:textId="77777777" w:rsidR="0028120D" w:rsidRDefault="0028120D" w:rsidP="00E36865"/>
    <w:p w14:paraId="619252E9" w14:textId="77777777" w:rsidR="0028120D" w:rsidRDefault="0028120D" w:rsidP="00E36865"/>
    <w:p w14:paraId="4583AA6F" w14:textId="77777777" w:rsidR="0028120D" w:rsidRDefault="0028120D" w:rsidP="00E36865"/>
    <w:p w14:paraId="672E2C7A" w14:textId="77777777" w:rsidR="0028120D" w:rsidRDefault="0028120D" w:rsidP="00E36865"/>
    <w:p w14:paraId="716D4173" w14:textId="77777777" w:rsidR="0028120D" w:rsidRDefault="0028120D" w:rsidP="00E36865"/>
    <w:p w14:paraId="0774BFA8" w14:textId="77777777" w:rsidR="0028120D" w:rsidRDefault="0028120D" w:rsidP="00E36865"/>
    <w:p w14:paraId="24E952A5" w14:textId="77777777" w:rsidR="0028120D" w:rsidRDefault="0028120D" w:rsidP="00E36865"/>
    <w:p w14:paraId="261449C7" w14:textId="77777777" w:rsidR="0028120D" w:rsidRDefault="0028120D" w:rsidP="00E36865"/>
    <w:p w14:paraId="735F15DB" w14:textId="77777777" w:rsidR="0028120D" w:rsidRDefault="0028120D" w:rsidP="00E36865"/>
    <w:p w14:paraId="21D6661A" w14:textId="77777777" w:rsidR="0028120D" w:rsidRDefault="0028120D" w:rsidP="00E36865"/>
    <w:p w14:paraId="3917AA85" w14:textId="77777777" w:rsidR="0028120D" w:rsidRDefault="0028120D" w:rsidP="00E36865"/>
    <w:p w14:paraId="72EAB2EB" w14:textId="77777777" w:rsidR="00E36865" w:rsidRPr="00E36865" w:rsidRDefault="00E36865" w:rsidP="00E36865">
      <w:pPr>
        <w:pStyle w:val="af4"/>
        <w:rPr>
          <w:b w:val="0"/>
          <w:color w:val="auto"/>
          <w:sz w:val="24"/>
          <w:szCs w:val="24"/>
        </w:rPr>
      </w:pPr>
      <w:bookmarkStart w:id="21" w:name="_Ref104556918"/>
      <w:r w:rsidRPr="00E36865">
        <w:rPr>
          <w:b w:val="0"/>
          <w:color w:val="auto"/>
          <w:sz w:val="24"/>
          <w:szCs w:val="24"/>
        </w:rPr>
        <w:lastRenderedPageBreak/>
        <w:t xml:space="preserve">Table </w:t>
      </w:r>
      <w:r w:rsidR="005F5DC8" w:rsidRPr="00E36865">
        <w:rPr>
          <w:b w:val="0"/>
          <w:color w:val="auto"/>
          <w:sz w:val="24"/>
          <w:szCs w:val="24"/>
        </w:rPr>
        <w:fldChar w:fldCharType="begin"/>
      </w:r>
      <w:r w:rsidRPr="00E36865">
        <w:rPr>
          <w:b w:val="0"/>
          <w:color w:val="auto"/>
          <w:sz w:val="24"/>
          <w:szCs w:val="24"/>
        </w:rPr>
        <w:instrText xml:space="preserve"> SEQ Table \* ARABIC </w:instrText>
      </w:r>
      <w:r w:rsidR="005F5DC8" w:rsidRPr="00E36865">
        <w:rPr>
          <w:b w:val="0"/>
          <w:color w:val="auto"/>
          <w:sz w:val="24"/>
          <w:szCs w:val="24"/>
        </w:rPr>
        <w:fldChar w:fldCharType="separate"/>
      </w:r>
      <w:r w:rsidR="0077200A">
        <w:rPr>
          <w:b w:val="0"/>
          <w:noProof/>
          <w:color w:val="auto"/>
          <w:sz w:val="24"/>
          <w:szCs w:val="24"/>
        </w:rPr>
        <w:t>3</w:t>
      </w:r>
      <w:r w:rsidR="005F5DC8" w:rsidRPr="00E36865">
        <w:rPr>
          <w:b w:val="0"/>
          <w:color w:val="auto"/>
          <w:sz w:val="24"/>
          <w:szCs w:val="24"/>
        </w:rPr>
        <w:fldChar w:fldCharType="end"/>
      </w:r>
      <w:bookmarkEnd w:id="21"/>
      <w:r w:rsidRPr="00E36865">
        <w:rPr>
          <w:b w:val="0"/>
          <w:color w:val="auto"/>
          <w:sz w:val="24"/>
          <w:szCs w:val="24"/>
        </w:rPr>
        <w:t>. Species composition of trawl catches and abundance estimations</w:t>
      </w:r>
    </w:p>
    <w:tbl>
      <w:tblPr>
        <w:tblW w:w="5000" w:type="pct"/>
        <w:tblLayout w:type="fixed"/>
        <w:tblCellMar>
          <w:left w:w="57" w:type="dxa"/>
          <w:right w:w="57" w:type="dxa"/>
        </w:tblCellMar>
        <w:tblLook w:val="04A0" w:firstRow="1" w:lastRow="0" w:firstColumn="1" w:lastColumn="0" w:noHBand="0" w:noVBand="1"/>
      </w:tblPr>
      <w:tblGrid>
        <w:gridCol w:w="612"/>
        <w:gridCol w:w="2922"/>
        <w:gridCol w:w="633"/>
        <w:gridCol w:w="805"/>
        <w:gridCol w:w="940"/>
        <w:gridCol w:w="1252"/>
        <w:gridCol w:w="945"/>
        <w:gridCol w:w="1231"/>
      </w:tblGrid>
      <w:tr w:rsidR="00E36865" w:rsidRPr="000717C3" w14:paraId="194A7C81" w14:textId="77777777" w:rsidTr="002A06E4">
        <w:trPr>
          <w:trHeight w:val="433"/>
        </w:trPr>
        <w:tc>
          <w:tcPr>
            <w:tcW w:w="32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0DEE7F2"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w:t>
            </w:r>
          </w:p>
        </w:tc>
        <w:tc>
          <w:tcPr>
            <w:tcW w:w="1564"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274EB14"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Family, species</w:t>
            </w:r>
          </w:p>
        </w:tc>
        <w:tc>
          <w:tcPr>
            <w:tcW w:w="33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A6B5900" w14:textId="586B8F88" w:rsidR="00E36865" w:rsidRPr="002A06E4" w:rsidRDefault="002A06E4" w:rsidP="00F9350C">
            <w:pPr>
              <w:widowControl/>
              <w:autoSpaceDE/>
              <w:autoSpaceDN/>
              <w:jc w:val="center"/>
              <w:rPr>
                <w:b/>
                <w:bCs/>
                <w:color w:val="000000"/>
                <w:sz w:val="18"/>
                <w:szCs w:val="18"/>
                <w:lang w:val="en-US" w:eastAsia="ru-RU"/>
              </w:rPr>
            </w:pPr>
            <w:r>
              <w:rPr>
                <w:b/>
                <w:bCs/>
                <w:color w:val="000000"/>
                <w:sz w:val="18"/>
                <w:szCs w:val="18"/>
                <w:lang w:val="en-US" w:eastAsia="ru-RU"/>
              </w:rPr>
              <w:t>k</w:t>
            </w:r>
          </w:p>
        </w:tc>
        <w:tc>
          <w:tcPr>
            <w:tcW w:w="431"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3421CDB"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Caught number</w:t>
            </w:r>
          </w:p>
        </w:tc>
        <w:tc>
          <w:tcPr>
            <w:tcW w:w="503"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A59DED1"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Caught weight, kg</w:t>
            </w:r>
          </w:p>
        </w:tc>
        <w:tc>
          <w:tcPr>
            <w:tcW w:w="670"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4C5C8EC"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Total abundance, million individuals</w:t>
            </w:r>
          </w:p>
        </w:tc>
        <w:tc>
          <w:tcPr>
            <w:tcW w:w="506"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2B9ED23"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Total biomass, metric tonnes</w:t>
            </w:r>
          </w:p>
        </w:tc>
        <w:tc>
          <w:tcPr>
            <w:tcW w:w="65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1CB24AA"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Occurrence, %</w:t>
            </w:r>
          </w:p>
        </w:tc>
      </w:tr>
      <w:tr w:rsidR="00E36865" w:rsidRPr="000717C3" w14:paraId="318E669F" w14:textId="77777777" w:rsidTr="002A06E4">
        <w:trPr>
          <w:trHeight w:val="433"/>
        </w:trPr>
        <w:tc>
          <w:tcPr>
            <w:tcW w:w="328" w:type="pct"/>
            <w:vMerge/>
            <w:tcBorders>
              <w:top w:val="single" w:sz="8" w:space="0" w:color="auto"/>
              <w:left w:val="single" w:sz="8" w:space="0" w:color="auto"/>
              <w:bottom w:val="single" w:sz="8" w:space="0" w:color="000000"/>
              <w:right w:val="single" w:sz="8" w:space="0" w:color="auto"/>
            </w:tcBorders>
            <w:vAlign w:val="center"/>
            <w:hideMark/>
          </w:tcPr>
          <w:p w14:paraId="59972652" w14:textId="77777777" w:rsidR="00E36865" w:rsidRPr="000717C3" w:rsidRDefault="00E36865" w:rsidP="00F9350C">
            <w:pPr>
              <w:widowControl/>
              <w:autoSpaceDE/>
              <w:autoSpaceDN/>
              <w:jc w:val="center"/>
              <w:rPr>
                <w:b/>
                <w:bCs/>
                <w:color w:val="000000"/>
                <w:sz w:val="18"/>
                <w:szCs w:val="18"/>
                <w:lang w:val="ru-RU" w:eastAsia="ru-RU"/>
              </w:rPr>
            </w:pPr>
          </w:p>
        </w:tc>
        <w:tc>
          <w:tcPr>
            <w:tcW w:w="1564" w:type="pct"/>
            <w:vMerge/>
            <w:tcBorders>
              <w:top w:val="single" w:sz="8" w:space="0" w:color="auto"/>
              <w:left w:val="single" w:sz="8" w:space="0" w:color="auto"/>
              <w:bottom w:val="single" w:sz="8" w:space="0" w:color="000000"/>
              <w:right w:val="single" w:sz="8" w:space="0" w:color="auto"/>
            </w:tcBorders>
            <w:vAlign w:val="center"/>
            <w:hideMark/>
          </w:tcPr>
          <w:p w14:paraId="16A6003E" w14:textId="77777777" w:rsidR="00E36865" w:rsidRPr="000717C3" w:rsidRDefault="00E36865" w:rsidP="00F9350C">
            <w:pPr>
              <w:widowControl/>
              <w:autoSpaceDE/>
              <w:autoSpaceDN/>
              <w:jc w:val="center"/>
              <w:rPr>
                <w:b/>
                <w:bCs/>
                <w:color w:val="000000"/>
                <w:sz w:val="18"/>
                <w:szCs w:val="18"/>
                <w:lang w:val="ru-RU" w:eastAsia="ru-RU"/>
              </w:rPr>
            </w:pPr>
          </w:p>
        </w:tc>
        <w:tc>
          <w:tcPr>
            <w:tcW w:w="339" w:type="pct"/>
            <w:vMerge/>
            <w:tcBorders>
              <w:top w:val="single" w:sz="8" w:space="0" w:color="auto"/>
              <w:left w:val="single" w:sz="8" w:space="0" w:color="auto"/>
              <w:bottom w:val="single" w:sz="8" w:space="0" w:color="000000"/>
              <w:right w:val="single" w:sz="8" w:space="0" w:color="auto"/>
            </w:tcBorders>
            <w:vAlign w:val="center"/>
            <w:hideMark/>
          </w:tcPr>
          <w:p w14:paraId="796405F0"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vMerge/>
            <w:tcBorders>
              <w:top w:val="single" w:sz="8" w:space="0" w:color="auto"/>
              <w:left w:val="single" w:sz="8" w:space="0" w:color="auto"/>
              <w:bottom w:val="single" w:sz="8" w:space="0" w:color="000000"/>
              <w:right w:val="single" w:sz="8" w:space="0" w:color="auto"/>
            </w:tcBorders>
            <w:vAlign w:val="center"/>
            <w:hideMark/>
          </w:tcPr>
          <w:p w14:paraId="0D44C9F7" w14:textId="77777777" w:rsidR="00E36865" w:rsidRPr="000717C3" w:rsidRDefault="00E36865" w:rsidP="00F9350C">
            <w:pPr>
              <w:widowControl/>
              <w:autoSpaceDE/>
              <w:autoSpaceDN/>
              <w:jc w:val="center"/>
              <w:rPr>
                <w:b/>
                <w:bCs/>
                <w:color w:val="000000"/>
                <w:sz w:val="18"/>
                <w:szCs w:val="18"/>
                <w:lang w:val="ru-RU" w:eastAsia="ru-RU"/>
              </w:rPr>
            </w:pPr>
          </w:p>
        </w:tc>
        <w:tc>
          <w:tcPr>
            <w:tcW w:w="503" w:type="pct"/>
            <w:vMerge/>
            <w:tcBorders>
              <w:top w:val="single" w:sz="8" w:space="0" w:color="auto"/>
              <w:left w:val="single" w:sz="8" w:space="0" w:color="auto"/>
              <w:bottom w:val="single" w:sz="8" w:space="0" w:color="000000"/>
              <w:right w:val="single" w:sz="8" w:space="0" w:color="auto"/>
            </w:tcBorders>
            <w:vAlign w:val="center"/>
            <w:hideMark/>
          </w:tcPr>
          <w:p w14:paraId="2304D349" w14:textId="77777777" w:rsidR="00E36865" w:rsidRPr="000717C3" w:rsidRDefault="00E36865" w:rsidP="00F9350C">
            <w:pPr>
              <w:widowControl/>
              <w:autoSpaceDE/>
              <w:autoSpaceDN/>
              <w:jc w:val="center"/>
              <w:rPr>
                <w:b/>
                <w:bCs/>
                <w:color w:val="000000"/>
                <w:sz w:val="18"/>
                <w:szCs w:val="18"/>
                <w:lang w:val="ru-RU" w:eastAsia="ru-RU"/>
              </w:rPr>
            </w:pPr>
          </w:p>
        </w:tc>
        <w:tc>
          <w:tcPr>
            <w:tcW w:w="670" w:type="pct"/>
            <w:vMerge/>
            <w:tcBorders>
              <w:top w:val="single" w:sz="8" w:space="0" w:color="auto"/>
              <w:left w:val="single" w:sz="8" w:space="0" w:color="auto"/>
              <w:bottom w:val="single" w:sz="8" w:space="0" w:color="000000"/>
              <w:right w:val="single" w:sz="8" w:space="0" w:color="auto"/>
            </w:tcBorders>
            <w:vAlign w:val="center"/>
            <w:hideMark/>
          </w:tcPr>
          <w:p w14:paraId="0B2A6719" w14:textId="77777777" w:rsidR="00E36865" w:rsidRPr="000717C3" w:rsidRDefault="00E36865" w:rsidP="00F9350C">
            <w:pPr>
              <w:widowControl/>
              <w:autoSpaceDE/>
              <w:autoSpaceDN/>
              <w:jc w:val="center"/>
              <w:rPr>
                <w:b/>
                <w:bCs/>
                <w:color w:val="000000"/>
                <w:sz w:val="20"/>
                <w:szCs w:val="20"/>
                <w:lang w:val="ru-RU" w:eastAsia="ru-RU"/>
              </w:rPr>
            </w:pPr>
          </w:p>
        </w:tc>
        <w:tc>
          <w:tcPr>
            <w:tcW w:w="506" w:type="pct"/>
            <w:vMerge/>
            <w:tcBorders>
              <w:top w:val="single" w:sz="8" w:space="0" w:color="auto"/>
              <w:left w:val="single" w:sz="8" w:space="0" w:color="auto"/>
              <w:bottom w:val="single" w:sz="8" w:space="0" w:color="000000"/>
              <w:right w:val="single" w:sz="8" w:space="0" w:color="auto"/>
            </w:tcBorders>
            <w:vAlign w:val="center"/>
            <w:hideMark/>
          </w:tcPr>
          <w:p w14:paraId="74C1D9CF" w14:textId="77777777" w:rsidR="00E36865" w:rsidRPr="000717C3" w:rsidRDefault="00E36865" w:rsidP="00F9350C">
            <w:pPr>
              <w:widowControl/>
              <w:autoSpaceDE/>
              <w:autoSpaceDN/>
              <w:jc w:val="center"/>
              <w:rPr>
                <w:b/>
                <w:bCs/>
                <w:color w:val="000000"/>
                <w:sz w:val="20"/>
                <w:szCs w:val="20"/>
                <w:lang w:val="ru-RU" w:eastAsia="ru-RU"/>
              </w:rPr>
            </w:pPr>
          </w:p>
        </w:tc>
        <w:tc>
          <w:tcPr>
            <w:tcW w:w="659" w:type="pct"/>
            <w:vMerge/>
            <w:tcBorders>
              <w:top w:val="single" w:sz="8" w:space="0" w:color="auto"/>
              <w:left w:val="single" w:sz="8" w:space="0" w:color="auto"/>
              <w:bottom w:val="single" w:sz="8" w:space="0" w:color="000000"/>
              <w:right w:val="single" w:sz="8" w:space="0" w:color="auto"/>
            </w:tcBorders>
            <w:vAlign w:val="center"/>
            <w:hideMark/>
          </w:tcPr>
          <w:p w14:paraId="4BCDCF16" w14:textId="77777777" w:rsidR="00E36865" w:rsidRPr="000717C3" w:rsidRDefault="00E36865" w:rsidP="00F9350C">
            <w:pPr>
              <w:widowControl/>
              <w:autoSpaceDE/>
              <w:autoSpaceDN/>
              <w:jc w:val="center"/>
              <w:rPr>
                <w:b/>
                <w:bCs/>
                <w:color w:val="000000"/>
                <w:sz w:val="20"/>
                <w:szCs w:val="20"/>
                <w:lang w:val="ru-RU" w:eastAsia="ru-RU"/>
              </w:rPr>
            </w:pPr>
          </w:p>
        </w:tc>
      </w:tr>
      <w:tr w:rsidR="00E36865" w:rsidRPr="000717C3" w14:paraId="09402429"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3F039D41"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08B4A8FF"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Lamnidae</w:t>
            </w:r>
          </w:p>
        </w:tc>
        <w:tc>
          <w:tcPr>
            <w:tcW w:w="339" w:type="pct"/>
            <w:tcBorders>
              <w:top w:val="nil"/>
              <w:left w:val="nil"/>
              <w:bottom w:val="nil"/>
              <w:right w:val="nil"/>
            </w:tcBorders>
            <w:shd w:val="clear" w:color="auto" w:fill="auto"/>
            <w:vAlign w:val="center"/>
            <w:hideMark/>
          </w:tcPr>
          <w:p w14:paraId="15C40512"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1C03537D"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46A6B4FB"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0479E178"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52CB7BBB"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6356852E"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38FE47B2"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7CB7E254"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w:t>
            </w:r>
          </w:p>
        </w:tc>
        <w:tc>
          <w:tcPr>
            <w:tcW w:w="1564" w:type="pct"/>
            <w:tcBorders>
              <w:top w:val="nil"/>
              <w:left w:val="nil"/>
              <w:bottom w:val="nil"/>
              <w:right w:val="single" w:sz="8" w:space="0" w:color="auto"/>
            </w:tcBorders>
            <w:shd w:val="clear" w:color="auto" w:fill="auto"/>
            <w:vAlign w:val="center"/>
            <w:hideMark/>
          </w:tcPr>
          <w:p w14:paraId="35729B84"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Lamna ditropis</w:t>
            </w:r>
          </w:p>
        </w:tc>
        <w:tc>
          <w:tcPr>
            <w:tcW w:w="339" w:type="pct"/>
            <w:tcBorders>
              <w:top w:val="nil"/>
              <w:left w:val="nil"/>
              <w:bottom w:val="nil"/>
              <w:right w:val="nil"/>
            </w:tcBorders>
            <w:shd w:val="clear" w:color="auto" w:fill="auto"/>
            <w:vAlign w:val="center"/>
            <w:hideMark/>
          </w:tcPr>
          <w:p w14:paraId="08C4D91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0.5</w:t>
            </w:r>
          </w:p>
        </w:tc>
        <w:tc>
          <w:tcPr>
            <w:tcW w:w="431" w:type="pct"/>
            <w:tcBorders>
              <w:top w:val="nil"/>
              <w:left w:val="single" w:sz="8" w:space="0" w:color="auto"/>
              <w:bottom w:val="nil"/>
              <w:right w:val="nil"/>
            </w:tcBorders>
            <w:shd w:val="clear" w:color="auto" w:fill="auto"/>
            <w:noWrap/>
            <w:vAlign w:val="center"/>
            <w:hideMark/>
          </w:tcPr>
          <w:p w14:paraId="02CA164A"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w:t>
            </w:r>
          </w:p>
        </w:tc>
        <w:tc>
          <w:tcPr>
            <w:tcW w:w="503" w:type="pct"/>
            <w:tcBorders>
              <w:top w:val="nil"/>
              <w:left w:val="single" w:sz="8" w:space="0" w:color="auto"/>
              <w:bottom w:val="nil"/>
              <w:right w:val="nil"/>
            </w:tcBorders>
            <w:shd w:val="clear" w:color="auto" w:fill="auto"/>
            <w:noWrap/>
            <w:vAlign w:val="center"/>
            <w:hideMark/>
          </w:tcPr>
          <w:p w14:paraId="1DC5C5D0"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65</w:t>
            </w:r>
          </w:p>
        </w:tc>
        <w:tc>
          <w:tcPr>
            <w:tcW w:w="670" w:type="pct"/>
            <w:tcBorders>
              <w:top w:val="nil"/>
              <w:left w:val="single" w:sz="8" w:space="0" w:color="auto"/>
              <w:bottom w:val="nil"/>
              <w:right w:val="nil"/>
            </w:tcBorders>
            <w:shd w:val="clear" w:color="auto" w:fill="auto"/>
            <w:noWrap/>
            <w:vAlign w:val="center"/>
            <w:hideMark/>
          </w:tcPr>
          <w:p w14:paraId="4742877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0.1</w:t>
            </w:r>
          </w:p>
        </w:tc>
        <w:tc>
          <w:tcPr>
            <w:tcW w:w="506" w:type="pct"/>
            <w:tcBorders>
              <w:top w:val="nil"/>
              <w:left w:val="single" w:sz="8" w:space="0" w:color="auto"/>
              <w:bottom w:val="nil"/>
              <w:right w:val="single" w:sz="8" w:space="0" w:color="auto"/>
            </w:tcBorders>
            <w:shd w:val="clear" w:color="auto" w:fill="auto"/>
            <w:noWrap/>
            <w:vAlign w:val="center"/>
            <w:hideMark/>
          </w:tcPr>
          <w:p w14:paraId="5E54CFD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5.5</w:t>
            </w:r>
          </w:p>
        </w:tc>
        <w:tc>
          <w:tcPr>
            <w:tcW w:w="659" w:type="pct"/>
            <w:tcBorders>
              <w:top w:val="nil"/>
              <w:left w:val="nil"/>
              <w:bottom w:val="nil"/>
              <w:right w:val="single" w:sz="8" w:space="0" w:color="auto"/>
            </w:tcBorders>
            <w:shd w:val="clear" w:color="auto" w:fill="auto"/>
            <w:noWrap/>
            <w:vAlign w:val="center"/>
            <w:hideMark/>
          </w:tcPr>
          <w:p w14:paraId="76B5D6C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w:t>
            </w:r>
          </w:p>
        </w:tc>
      </w:tr>
      <w:tr w:rsidR="00E36865" w:rsidRPr="000717C3" w14:paraId="65AE3110"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0E114D9C"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48DB1A43"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Salmonidae</w:t>
            </w:r>
          </w:p>
        </w:tc>
        <w:tc>
          <w:tcPr>
            <w:tcW w:w="339" w:type="pct"/>
            <w:tcBorders>
              <w:top w:val="nil"/>
              <w:left w:val="nil"/>
              <w:bottom w:val="nil"/>
              <w:right w:val="nil"/>
            </w:tcBorders>
            <w:shd w:val="clear" w:color="auto" w:fill="auto"/>
            <w:vAlign w:val="center"/>
            <w:hideMark/>
          </w:tcPr>
          <w:p w14:paraId="188B45D9"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32035094"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443700D4"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0D278E4D"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418AC5D0"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03D38BFE"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72174398"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669D2FF1"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2</w:t>
            </w:r>
          </w:p>
        </w:tc>
        <w:tc>
          <w:tcPr>
            <w:tcW w:w="1564" w:type="pct"/>
            <w:tcBorders>
              <w:top w:val="nil"/>
              <w:left w:val="nil"/>
              <w:bottom w:val="nil"/>
              <w:right w:val="single" w:sz="8" w:space="0" w:color="auto"/>
            </w:tcBorders>
            <w:shd w:val="clear" w:color="auto" w:fill="auto"/>
            <w:vAlign w:val="center"/>
            <w:hideMark/>
          </w:tcPr>
          <w:p w14:paraId="3745176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gorbuscha (&gt;30 см)</w:t>
            </w:r>
          </w:p>
        </w:tc>
        <w:tc>
          <w:tcPr>
            <w:tcW w:w="339" w:type="pct"/>
            <w:tcBorders>
              <w:top w:val="nil"/>
              <w:left w:val="nil"/>
              <w:bottom w:val="nil"/>
              <w:right w:val="nil"/>
            </w:tcBorders>
            <w:shd w:val="clear" w:color="auto" w:fill="auto"/>
            <w:vAlign w:val="center"/>
            <w:hideMark/>
          </w:tcPr>
          <w:p w14:paraId="70A0997F"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0.3</w:t>
            </w:r>
          </w:p>
        </w:tc>
        <w:tc>
          <w:tcPr>
            <w:tcW w:w="431" w:type="pct"/>
            <w:tcBorders>
              <w:top w:val="nil"/>
              <w:left w:val="single" w:sz="8" w:space="0" w:color="auto"/>
              <w:bottom w:val="nil"/>
              <w:right w:val="nil"/>
            </w:tcBorders>
            <w:shd w:val="clear" w:color="auto" w:fill="auto"/>
            <w:noWrap/>
            <w:vAlign w:val="center"/>
            <w:hideMark/>
          </w:tcPr>
          <w:p w14:paraId="5C2D825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13</w:t>
            </w:r>
          </w:p>
        </w:tc>
        <w:tc>
          <w:tcPr>
            <w:tcW w:w="503" w:type="pct"/>
            <w:tcBorders>
              <w:top w:val="nil"/>
              <w:left w:val="single" w:sz="8" w:space="0" w:color="auto"/>
              <w:bottom w:val="nil"/>
              <w:right w:val="nil"/>
            </w:tcBorders>
            <w:shd w:val="clear" w:color="auto" w:fill="auto"/>
            <w:noWrap/>
            <w:vAlign w:val="center"/>
            <w:hideMark/>
          </w:tcPr>
          <w:p w14:paraId="58EF12E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3.38</w:t>
            </w:r>
          </w:p>
        </w:tc>
        <w:tc>
          <w:tcPr>
            <w:tcW w:w="670" w:type="pct"/>
            <w:tcBorders>
              <w:top w:val="nil"/>
              <w:left w:val="single" w:sz="8" w:space="0" w:color="auto"/>
              <w:bottom w:val="nil"/>
              <w:right w:val="nil"/>
            </w:tcBorders>
            <w:shd w:val="clear" w:color="auto" w:fill="auto"/>
            <w:noWrap/>
            <w:vAlign w:val="center"/>
            <w:hideMark/>
          </w:tcPr>
          <w:p w14:paraId="66B5486A"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w:t>
            </w:r>
          </w:p>
        </w:tc>
        <w:tc>
          <w:tcPr>
            <w:tcW w:w="506" w:type="pct"/>
            <w:tcBorders>
              <w:top w:val="nil"/>
              <w:left w:val="single" w:sz="8" w:space="0" w:color="auto"/>
              <w:bottom w:val="nil"/>
              <w:right w:val="single" w:sz="8" w:space="0" w:color="auto"/>
            </w:tcBorders>
            <w:shd w:val="clear" w:color="auto" w:fill="auto"/>
            <w:noWrap/>
            <w:vAlign w:val="center"/>
            <w:hideMark/>
          </w:tcPr>
          <w:p w14:paraId="53A7E731"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0.51</w:t>
            </w:r>
          </w:p>
        </w:tc>
        <w:tc>
          <w:tcPr>
            <w:tcW w:w="659" w:type="pct"/>
            <w:vMerge w:val="restart"/>
            <w:tcBorders>
              <w:top w:val="nil"/>
              <w:left w:val="single" w:sz="8" w:space="0" w:color="auto"/>
              <w:bottom w:val="nil"/>
              <w:right w:val="single" w:sz="8" w:space="0" w:color="auto"/>
            </w:tcBorders>
            <w:shd w:val="clear" w:color="auto" w:fill="auto"/>
            <w:noWrap/>
            <w:vAlign w:val="center"/>
            <w:hideMark/>
          </w:tcPr>
          <w:p w14:paraId="6B5D3716"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31.25</w:t>
            </w:r>
          </w:p>
        </w:tc>
      </w:tr>
      <w:tr w:rsidR="00E36865" w:rsidRPr="000717C3" w14:paraId="576465E1"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0189211F"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04C86254"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gorbuscha (&lt;30 см)</w:t>
            </w:r>
          </w:p>
        </w:tc>
        <w:tc>
          <w:tcPr>
            <w:tcW w:w="339" w:type="pct"/>
            <w:tcBorders>
              <w:top w:val="nil"/>
              <w:left w:val="nil"/>
              <w:bottom w:val="nil"/>
              <w:right w:val="nil"/>
            </w:tcBorders>
            <w:shd w:val="clear" w:color="auto" w:fill="auto"/>
            <w:vAlign w:val="center"/>
            <w:hideMark/>
          </w:tcPr>
          <w:p w14:paraId="1670EF9C"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0.4</w:t>
            </w:r>
          </w:p>
        </w:tc>
        <w:tc>
          <w:tcPr>
            <w:tcW w:w="431" w:type="pct"/>
            <w:tcBorders>
              <w:top w:val="nil"/>
              <w:left w:val="single" w:sz="8" w:space="0" w:color="auto"/>
              <w:bottom w:val="nil"/>
              <w:right w:val="nil"/>
            </w:tcBorders>
            <w:shd w:val="clear" w:color="auto" w:fill="auto"/>
            <w:noWrap/>
            <w:vAlign w:val="center"/>
            <w:hideMark/>
          </w:tcPr>
          <w:p w14:paraId="05A4F067"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19</w:t>
            </w:r>
          </w:p>
        </w:tc>
        <w:tc>
          <w:tcPr>
            <w:tcW w:w="503" w:type="pct"/>
            <w:tcBorders>
              <w:top w:val="nil"/>
              <w:left w:val="single" w:sz="8" w:space="0" w:color="auto"/>
              <w:bottom w:val="nil"/>
              <w:right w:val="nil"/>
            </w:tcBorders>
            <w:shd w:val="clear" w:color="auto" w:fill="auto"/>
            <w:noWrap/>
            <w:vAlign w:val="center"/>
            <w:hideMark/>
          </w:tcPr>
          <w:p w14:paraId="23A7408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3.34</w:t>
            </w:r>
          </w:p>
        </w:tc>
        <w:tc>
          <w:tcPr>
            <w:tcW w:w="670" w:type="pct"/>
            <w:tcBorders>
              <w:top w:val="nil"/>
              <w:left w:val="single" w:sz="8" w:space="0" w:color="auto"/>
              <w:bottom w:val="nil"/>
              <w:right w:val="nil"/>
            </w:tcBorders>
            <w:shd w:val="clear" w:color="auto" w:fill="auto"/>
            <w:noWrap/>
            <w:vAlign w:val="center"/>
            <w:hideMark/>
          </w:tcPr>
          <w:p w14:paraId="6262F49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2.1</w:t>
            </w:r>
          </w:p>
        </w:tc>
        <w:tc>
          <w:tcPr>
            <w:tcW w:w="506" w:type="pct"/>
            <w:tcBorders>
              <w:top w:val="nil"/>
              <w:left w:val="single" w:sz="8" w:space="0" w:color="auto"/>
              <w:bottom w:val="nil"/>
              <w:right w:val="single" w:sz="8" w:space="0" w:color="auto"/>
            </w:tcBorders>
            <w:shd w:val="clear" w:color="auto" w:fill="auto"/>
            <w:noWrap/>
            <w:vAlign w:val="center"/>
            <w:hideMark/>
          </w:tcPr>
          <w:p w14:paraId="094DC20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0.38</w:t>
            </w:r>
          </w:p>
        </w:tc>
        <w:tc>
          <w:tcPr>
            <w:tcW w:w="659" w:type="pct"/>
            <w:vMerge/>
            <w:tcBorders>
              <w:top w:val="nil"/>
              <w:left w:val="single" w:sz="8" w:space="0" w:color="auto"/>
              <w:bottom w:val="nil"/>
              <w:right w:val="single" w:sz="8" w:space="0" w:color="auto"/>
            </w:tcBorders>
            <w:vAlign w:val="center"/>
            <w:hideMark/>
          </w:tcPr>
          <w:p w14:paraId="0718A451"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13AC6E87"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41A55A41"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3</w:t>
            </w:r>
          </w:p>
        </w:tc>
        <w:tc>
          <w:tcPr>
            <w:tcW w:w="1564" w:type="pct"/>
            <w:tcBorders>
              <w:top w:val="nil"/>
              <w:left w:val="nil"/>
              <w:bottom w:val="nil"/>
              <w:right w:val="single" w:sz="8" w:space="0" w:color="auto"/>
            </w:tcBorders>
            <w:shd w:val="clear" w:color="auto" w:fill="auto"/>
            <w:vAlign w:val="center"/>
            <w:hideMark/>
          </w:tcPr>
          <w:p w14:paraId="7F845091"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keta (&lt;30 см)</w:t>
            </w:r>
          </w:p>
        </w:tc>
        <w:tc>
          <w:tcPr>
            <w:tcW w:w="339" w:type="pct"/>
            <w:tcBorders>
              <w:top w:val="nil"/>
              <w:left w:val="nil"/>
              <w:bottom w:val="nil"/>
              <w:right w:val="nil"/>
            </w:tcBorders>
            <w:shd w:val="clear" w:color="auto" w:fill="auto"/>
            <w:vAlign w:val="center"/>
            <w:hideMark/>
          </w:tcPr>
          <w:p w14:paraId="1213CC88"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0.4</w:t>
            </w:r>
          </w:p>
        </w:tc>
        <w:tc>
          <w:tcPr>
            <w:tcW w:w="431" w:type="pct"/>
            <w:tcBorders>
              <w:top w:val="nil"/>
              <w:left w:val="single" w:sz="8" w:space="0" w:color="auto"/>
              <w:bottom w:val="nil"/>
              <w:right w:val="nil"/>
            </w:tcBorders>
            <w:shd w:val="clear" w:color="auto" w:fill="auto"/>
            <w:noWrap/>
            <w:vAlign w:val="center"/>
            <w:hideMark/>
          </w:tcPr>
          <w:p w14:paraId="1C9A28A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35</w:t>
            </w:r>
          </w:p>
        </w:tc>
        <w:tc>
          <w:tcPr>
            <w:tcW w:w="503" w:type="pct"/>
            <w:tcBorders>
              <w:top w:val="nil"/>
              <w:left w:val="single" w:sz="8" w:space="0" w:color="auto"/>
              <w:bottom w:val="nil"/>
              <w:right w:val="nil"/>
            </w:tcBorders>
            <w:shd w:val="clear" w:color="auto" w:fill="auto"/>
            <w:noWrap/>
            <w:vAlign w:val="center"/>
            <w:hideMark/>
          </w:tcPr>
          <w:p w14:paraId="6115EDF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5.7</w:t>
            </w:r>
          </w:p>
        </w:tc>
        <w:tc>
          <w:tcPr>
            <w:tcW w:w="670" w:type="pct"/>
            <w:tcBorders>
              <w:top w:val="nil"/>
              <w:left w:val="single" w:sz="8" w:space="0" w:color="auto"/>
              <w:bottom w:val="nil"/>
              <w:right w:val="nil"/>
            </w:tcBorders>
            <w:shd w:val="clear" w:color="auto" w:fill="auto"/>
            <w:noWrap/>
            <w:vAlign w:val="center"/>
            <w:hideMark/>
          </w:tcPr>
          <w:p w14:paraId="2158485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3.9</w:t>
            </w:r>
          </w:p>
        </w:tc>
        <w:tc>
          <w:tcPr>
            <w:tcW w:w="506" w:type="pct"/>
            <w:tcBorders>
              <w:top w:val="nil"/>
              <w:left w:val="single" w:sz="8" w:space="0" w:color="auto"/>
              <w:bottom w:val="nil"/>
              <w:right w:val="single" w:sz="8" w:space="0" w:color="auto"/>
            </w:tcBorders>
            <w:shd w:val="clear" w:color="auto" w:fill="auto"/>
            <w:noWrap/>
            <w:vAlign w:val="center"/>
            <w:hideMark/>
          </w:tcPr>
          <w:p w14:paraId="52DC49B6"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0.63</w:t>
            </w:r>
          </w:p>
        </w:tc>
        <w:tc>
          <w:tcPr>
            <w:tcW w:w="659" w:type="pct"/>
            <w:tcBorders>
              <w:top w:val="nil"/>
              <w:left w:val="nil"/>
              <w:bottom w:val="nil"/>
              <w:right w:val="single" w:sz="8" w:space="0" w:color="auto"/>
            </w:tcBorders>
            <w:shd w:val="clear" w:color="auto" w:fill="auto"/>
            <w:noWrap/>
            <w:vAlign w:val="center"/>
            <w:hideMark/>
          </w:tcPr>
          <w:p w14:paraId="68049A9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15.63</w:t>
            </w:r>
          </w:p>
        </w:tc>
      </w:tr>
      <w:tr w:rsidR="00E36865" w:rsidRPr="000717C3" w14:paraId="61E9877A"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5918DD53"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29EFA068"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keta (&gt;30 см)</w:t>
            </w:r>
          </w:p>
        </w:tc>
        <w:tc>
          <w:tcPr>
            <w:tcW w:w="339" w:type="pct"/>
            <w:tcBorders>
              <w:top w:val="nil"/>
              <w:left w:val="nil"/>
              <w:bottom w:val="nil"/>
              <w:right w:val="nil"/>
            </w:tcBorders>
            <w:shd w:val="clear" w:color="auto" w:fill="auto"/>
            <w:vAlign w:val="center"/>
            <w:hideMark/>
          </w:tcPr>
          <w:p w14:paraId="68E974CB"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0.3</w:t>
            </w:r>
          </w:p>
        </w:tc>
        <w:tc>
          <w:tcPr>
            <w:tcW w:w="431" w:type="pct"/>
            <w:tcBorders>
              <w:top w:val="nil"/>
              <w:left w:val="single" w:sz="8" w:space="0" w:color="auto"/>
              <w:bottom w:val="nil"/>
              <w:right w:val="nil"/>
            </w:tcBorders>
            <w:shd w:val="clear" w:color="auto" w:fill="auto"/>
            <w:noWrap/>
            <w:vAlign w:val="center"/>
            <w:hideMark/>
          </w:tcPr>
          <w:p w14:paraId="5F3286BB"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96</w:t>
            </w:r>
          </w:p>
        </w:tc>
        <w:tc>
          <w:tcPr>
            <w:tcW w:w="503" w:type="pct"/>
            <w:tcBorders>
              <w:top w:val="nil"/>
              <w:left w:val="single" w:sz="8" w:space="0" w:color="auto"/>
              <w:bottom w:val="nil"/>
              <w:right w:val="nil"/>
            </w:tcBorders>
            <w:shd w:val="clear" w:color="auto" w:fill="auto"/>
            <w:noWrap/>
            <w:vAlign w:val="center"/>
            <w:hideMark/>
          </w:tcPr>
          <w:p w14:paraId="30679ED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95.37</w:t>
            </w:r>
          </w:p>
        </w:tc>
        <w:tc>
          <w:tcPr>
            <w:tcW w:w="670" w:type="pct"/>
            <w:tcBorders>
              <w:top w:val="nil"/>
              <w:left w:val="single" w:sz="8" w:space="0" w:color="auto"/>
              <w:bottom w:val="nil"/>
              <w:right w:val="nil"/>
            </w:tcBorders>
            <w:shd w:val="clear" w:color="auto" w:fill="auto"/>
            <w:noWrap/>
            <w:vAlign w:val="center"/>
            <w:hideMark/>
          </w:tcPr>
          <w:p w14:paraId="1246191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14.4</w:t>
            </w:r>
          </w:p>
        </w:tc>
        <w:tc>
          <w:tcPr>
            <w:tcW w:w="506" w:type="pct"/>
            <w:tcBorders>
              <w:top w:val="nil"/>
              <w:left w:val="single" w:sz="8" w:space="0" w:color="auto"/>
              <w:bottom w:val="nil"/>
              <w:right w:val="single" w:sz="8" w:space="0" w:color="auto"/>
            </w:tcBorders>
            <w:shd w:val="clear" w:color="auto" w:fill="auto"/>
            <w:noWrap/>
            <w:vAlign w:val="center"/>
            <w:hideMark/>
          </w:tcPr>
          <w:p w14:paraId="263E5A6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14.6</w:t>
            </w:r>
          </w:p>
        </w:tc>
        <w:tc>
          <w:tcPr>
            <w:tcW w:w="659" w:type="pct"/>
            <w:tcBorders>
              <w:top w:val="nil"/>
              <w:left w:val="nil"/>
              <w:bottom w:val="nil"/>
              <w:right w:val="single" w:sz="8" w:space="0" w:color="auto"/>
            </w:tcBorders>
            <w:shd w:val="clear" w:color="auto" w:fill="auto"/>
            <w:noWrap/>
            <w:vAlign w:val="center"/>
            <w:hideMark/>
          </w:tcPr>
          <w:p w14:paraId="411F1EB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59.4</w:t>
            </w:r>
          </w:p>
        </w:tc>
      </w:tr>
      <w:tr w:rsidR="00E36865" w:rsidRPr="000717C3" w14:paraId="45E772D0"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56FF33FA"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4</w:t>
            </w:r>
          </w:p>
        </w:tc>
        <w:tc>
          <w:tcPr>
            <w:tcW w:w="1564" w:type="pct"/>
            <w:tcBorders>
              <w:top w:val="nil"/>
              <w:left w:val="nil"/>
              <w:bottom w:val="nil"/>
              <w:right w:val="single" w:sz="8" w:space="0" w:color="auto"/>
            </w:tcBorders>
            <w:shd w:val="clear" w:color="auto" w:fill="auto"/>
            <w:vAlign w:val="center"/>
            <w:hideMark/>
          </w:tcPr>
          <w:p w14:paraId="1779E3CD"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kisutch</w:t>
            </w:r>
          </w:p>
        </w:tc>
        <w:tc>
          <w:tcPr>
            <w:tcW w:w="339" w:type="pct"/>
            <w:tcBorders>
              <w:top w:val="nil"/>
              <w:left w:val="nil"/>
              <w:bottom w:val="nil"/>
              <w:right w:val="nil"/>
            </w:tcBorders>
            <w:shd w:val="clear" w:color="auto" w:fill="auto"/>
            <w:vAlign w:val="center"/>
            <w:hideMark/>
          </w:tcPr>
          <w:p w14:paraId="3A24EB1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0.3</w:t>
            </w:r>
          </w:p>
        </w:tc>
        <w:tc>
          <w:tcPr>
            <w:tcW w:w="431" w:type="pct"/>
            <w:tcBorders>
              <w:top w:val="nil"/>
              <w:left w:val="single" w:sz="8" w:space="0" w:color="auto"/>
              <w:bottom w:val="nil"/>
              <w:right w:val="nil"/>
            </w:tcBorders>
            <w:shd w:val="clear" w:color="auto" w:fill="auto"/>
            <w:noWrap/>
            <w:vAlign w:val="center"/>
            <w:hideMark/>
          </w:tcPr>
          <w:p w14:paraId="355CA7DB"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36</w:t>
            </w:r>
          </w:p>
        </w:tc>
        <w:tc>
          <w:tcPr>
            <w:tcW w:w="503" w:type="pct"/>
            <w:tcBorders>
              <w:top w:val="nil"/>
              <w:left w:val="single" w:sz="8" w:space="0" w:color="auto"/>
              <w:bottom w:val="nil"/>
              <w:right w:val="nil"/>
            </w:tcBorders>
            <w:shd w:val="clear" w:color="auto" w:fill="auto"/>
            <w:noWrap/>
            <w:vAlign w:val="center"/>
            <w:hideMark/>
          </w:tcPr>
          <w:p w14:paraId="3EA03AC0"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16.015</w:t>
            </w:r>
          </w:p>
        </w:tc>
        <w:tc>
          <w:tcPr>
            <w:tcW w:w="670" w:type="pct"/>
            <w:tcBorders>
              <w:top w:val="nil"/>
              <w:left w:val="single" w:sz="8" w:space="0" w:color="auto"/>
              <w:bottom w:val="nil"/>
              <w:right w:val="nil"/>
            </w:tcBorders>
            <w:shd w:val="clear" w:color="auto" w:fill="auto"/>
            <w:noWrap/>
            <w:vAlign w:val="center"/>
            <w:hideMark/>
          </w:tcPr>
          <w:p w14:paraId="23FAA87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5.7</w:t>
            </w:r>
          </w:p>
        </w:tc>
        <w:tc>
          <w:tcPr>
            <w:tcW w:w="506" w:type="pct"/>
            <w:tcBorders>
              <w:top w:val="nil"/>
              <w:left w:val="single" w:sz="8" w:space="0" w:color="auto"/>
              <w:bottom w:val="nil"/>
              <w:right w:val="single" w:sz="8" w:space="0" w:color="auto"/>
            </w:tcBorders>
            <w:shd w:val="clear" w:color="auto" w:fill="auto"/>
            <w:noWrap/>
            <w:vAlign w:val="center"/>
            <w:hideMark/>
          </w:tcPr>
          <w:p w14:paraId="621D0F4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2.6</w:t>
            </w:r>
          </w:p>
        </w:tc>
        <w:tc>
          <w:tcPr>
            <w:tcW w:w="659" w:type="pct"/>
            <w:tcBorders>
              <w:top w:val="nil"/>
              <w:left w:val="nil"/>
              <w:bottom w:val="nil"/>
              <w:right w:val="single" w:sz="8" w:space="0" w:color="auto"/>
            </w:tcBorders>
            <w:shd w:val="clear" w:color="auto" w:fill="auto"/>
            <w:noWrap/>
            <w:vAlign w:val="center"/>
            <w:hideMark/>
          </w:tcPr>
          <w:p w14:paraId="0FE100C6"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53.1</w:t>
            </w:r>
          </w:p>
        </w:tc>
      </w:tr>
      <w:tr w:rsidR="00E36865" w:rsidRPr="000717C3" w14:paraId="47986975"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5B2C68F5"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5</w:t>
            </w:r>
          </w:p>
        </w:tc>
        <w:tc>
          <w:tcPr>
            <w:tcW w:w="1564" w:type="pct"/>
            <w:tcBorders>
              <w:top w:val="nil"/>
              <w:left w:val="nil"/>
              <w:bottom w:val="nil"/>
              <w:right w:val="single" w:sz="8" w:space="0" w:color="auto"/>
            </w:tcBorders>
            <w:shd w:val="clear" w:color="auto" w:fill="auto"/>
            <w:vAlign w:val="center"/>
            <w:hideMark/>
          </w:tcPr>
          <w:p w14:paraId="51C35F36"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nerka (&gt;30 см)</w:t>
            </w:r>
          </w:p>
        </w:tc>
        <w:tc>
          <w:tcPr>
            <w:tcW w:w="339" w:type="pct"/>
            <w:tcBorders>
              <w:top w:val="nil"/>
              <w:left w:val="nil"/>
              <w:bottom w:val="nil"/>
              <w:right w:val="nil"/>
            </w:tcBorders>
            <w:shd w:val="clear" w:color="auto" w:fill="auto"/>
            <w:vAlign w:val="center"/>
            <w:hideMark/>
          </w:tcPr>
          <w:p w14:paraId="4F287D26"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0.3</w:t>
            </w:r>
          </w:p>
        </w:tc>
        <w:tc>
          <w:tcPr>
            <w:tcW w:w="431" w:type="pct"/>
            <w:tcBorders>
              <w:top w:val="nil"/>
              <w:left w:val="single" w:sz="8" w:space="0" w:color="auto"/>
              <w:bottom w:val="nil"/>
              <w:right w:val="nil"/>
            </w:tcBorders>
            <w:shd w:val="clear" w:color="auto" w:fill="auto"/>
            <w:noWrap/>
            <w:vAlign w:val="center"/>
            <w:hideMark/>
          </w:tcPr>
          <w:p w14:paraId="5F55EF2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298</w:t>
            </w:r>
          </w:p>
        </w:tc>
        <w:tc>
          <w:tcPr>
            <w:tcW w:w="503" w:type="pct"/>
            <w:tcBorders>
              <w:top w:val="nil"/>
              <w:left w:val="single" w:sz="8" w:space="0" w:color="auto"/>
              <w:bottom w:val="nil"/>
              <w:right w:val="nil"/>
            </w:tcBorders>
            <w:shd w:val="clear" w:color="auto" w:fill="auto"/>
            <w:noWrap/>
            <w:vAlign w:val="center"/>
            <w:hideMark/>
          </w:tcPr>
          <w:p w14:paraId="7EC5590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183.713</w:t>
            </w:r>
          </w:p>
        </w:tc>
        <w:tc>
          <w:tcPr>
            <w:tcW w:w="670" w:type="pct"/>
            <w:tcBorders>
              <w:top w:val="nil"/>
              <w:left w:val="single" w:sz="8" w:space="0" w:color="auto"/>
              <w:bottom w:val="nil"/>
              <w:right w:val="nil"/>
            </w:tcBorders>
            <w:shd w:val="clear" w:color="auto" w:fill="auto"/>
            <w:noWrap/>
            <w:vAlign w:val="center"/>
            <w:hideMark/>
          </w:tcPr>
          <w:p w14:paraId="73F64167"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45.3</w:t>
            </w:r>
          </w:p>
        </w:tc>
        <w:tc>
          <w:tcPr>
            <w:tcW w:w="506" w:type="pct"/>
            <w:tcBorders>
              <w:top w:val="nil"/>
              <w:left w:val="single" w:sz="8" w:space="0" w:color="auto"/>
              <w:bottom w:val="nil"/>
              <w:right w:val="single" w:sz="8" w:space="0" w:color="auto"/>
            </w:tcBorders>
            <w:shd w:val="clear" w:color="auto" w:fill="auto"/>
            <w:noWrap/>
            <w:vAlign w:val="center"/>
            <w:hideMark/>
          </w:tcPr>
          <w:p w14:paraId="49380C0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28.1</w:t>
            </w:r>
          </w:p>
        </w:tc>
        <w:tc>
          <w:tcPr>
            <w:tcW w:w="659" w:type="pct"/>
            <w:tcBorders>
              <w:top w:val="nil"/>
              <w:left w:val="nil"/>
              <w:bottom w:val="nil"/>
              <w:right w:val="single" w:sz="8" w:space="0" w:color="auto"/>
            </w:tcBorders>
            <w:shd w:val="clear" w:color="auto" w:fill="auto"/>
            <w:noWrap/>
            <w:vAlign w:val="center"/>
            <w:hideMark/>
          </w:tcPr>
          <w:p w14:paraId="0632028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68.8</w:t>
            </w:r>
          </w:p>
        </w:tc>
      </w:tr>
      <w:tr w:rsidR="00E36865" w:rsidRPr="000717C3" w14:paraId="1D9231AC"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3D129AFA"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0DD02AC3"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nerka (&lt;30 см)</w:t>
            </w:r>
          </w:p>
        </w:tc>
        <w:tc>
          <w:tcPr>
            <w:tcW w:w="339" w:type="pct"/>
            <w:tcBorders>
              <w:top w:val="nil"/>
              <w:left w:val="nil"/>
              <w:bottom w:val="nil"/>
              <w:right w:val="nil"/>
            </w:tcBorders>
            <w:shd w:val="clear" w:color="auto" w:fill="auto"/>
            <w:vAlign w:val="center"/>
            <w:hideMark/>
          </w:tcPr>
          <w:p w14:paraId="06052853"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0.4</w:t>
            </w:r>
          </w:p>
        </w:tc>
        <w:tc>
          <w:tcPr>
            <w:tcW w:w="431" w:type="pct"/>
            <w:tcBorders>
              <w:top w:val="nil"/>
              <w:left w:val="single" w:sz="8" w:space="0" w:color="auto"/>
              <w:bottom w:val="nil"/>
              <w:right w:val="nil"/>
            </w:tcBorders>
            <w:shd w:val="clear" w:color="auto" w:fill="auto"/>
            <w:noWrap/>
            <w:vAlign w:val="center"/>
            <w:hideMark/>
          </w:tcPr>
          <w:p w14:paraId="0EE8B572"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644</w:t>
            </w:r>
          </w:p>
        </w:tc>
        <w:tc>
          <w:tcPr>
            <w:tcW w:w="503" w:type="pct"/>
            <w:tcBorders>
              <w:top w:val="nil"/>
              <w:left w:val="single" w:sz="8" w:space="0" w:color="auto"/>
              <w:bottom w:val="nil"/>
              <w:right w:val="nil"/>
            </w:tcBorders>
            <w:shd w:val="clear" w:color="auto" w:fill="auto"/>
            <w:noWrap/>
            <w:vAlign w:val="center"/>
            <w:hideMark/>
          </w:tcPr>
          <w:p w14:paraId="1085A03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116.161</w:t>
            </w:r>
          </w:p>
        </w:tc>
        <w:tc>
          <w:tcPr>
            <w:tcW w:w="670" w:type="pct"/>
            <w:tcBorders>
              <w:top w:val="nil"/>
              <w:left w:val="single" w:sz="8" w:space="0" w:color="auto"/>
              <w:bottom w:val="nil"/>
              <w:right w:val="nil"/>
            </w:tcBorders>
            <w:shd w:val="clear" w:color="auto" w:fill="auto"/>
            <w:noWrap/>
            <w:vAlign w:val="center"/>
            <w:hideMark/>
          </w:tcPr>
          <w:p w14:paraId="71605AF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72.7</w:t>
            </w:r>
          </w:p>
        </w:tc>
        <w:tc>
          <w:tcPr>
            <w:tcW w:w="506" w:type="pct"/>
            <w:tcBorders>
              <w:top w:val="nil"/>
              <w:left w:val="single" w:sz="8" w:space="0" w:color="auto"/>
              <w:bottom w:val="nil"/>
              <w:right w:val="single" w:sz="8" w:space="0" w:color="auto"/>
            </w:tcBorders>
            <w:shd w:val="clear" w:color="auto" w:fill="auto"/>
            <w:noWrap/>
            <w:vAlign w:val="center"/>
            <w:hideMark/>
          </w:tcPr>
          <w:p w14:paraId="188E684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13.1</w:t>
            </w:r>
          </w:p>
        </w:tc>
        <w:tc>
          <w:tcPr>
            <w:tcW w:w="659" w:type="pct"/>
            <w:tcBorders>
              <w:top w:val="nil"/>
              <w:left w:val="nil"/>
              <w:bottom w:val="nil"/>
              <w:right w:val="single" w:sz="8" w:space="0" w:color="auto"/>
            </w:tcBorders>
            <w:shd w:val="clear" w:color="auto" w:fill="auto"/>
            <w:noWrap/>
            <w:vAlign w:val="center"/>
            <w:hideMark/>
          </w:tcPr>
          <w:p w14:paraId="2A44698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50</w:t>
            </w:r>
          </w:p>
        </w:tc>
      </w:tr>
      <w:tr w:rsidR="00E36865" w:rsidRPr="000717C3" w14:paraId="48F63036"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0C885919"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6</w:t>
            </w:r>
          </w:p>
        </w:tc>
        <w:tc>
          <w:tcPr>
            <w:tcW w:w="1564" w:type="pct"/>
            <w:tcBorders>
              <w:top w:val="nil"/>
              <w:left w:val="nil"/>
              <w:bottom w:val="nil"/>
              <w:right w:val="single" w:sz="8" w:space="0" w:color="auto"/>
            </w:tcBorders>
            <w:shd w:val="clear" w:color="auto" w:fill="auto"/>
            <w:vAlign w:val="center"/>
            <w:hideMark/>
          </w:tcPr>
          <w:p w14:paraId="65CEBDBD"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Oncorhynchus tschawytscha</w:t>
            </w:r>
          </w:p>
        </w:tc>
        <w:tc>
          <w:tcPr>
            <w:tcW w:w="339" w:type="pct"/>
            <w:tcBorders>
              <w:top w:val="nil"/>
              <w:left w:val="nil"/>
              <w:bottom w:val="nil"/>
              <w:right w:val="nil"/>
            </w:tcBorders>
            <w:shd w:val="clear" w:color="auto" w:fill="auto"/>
            <w:vAlign w:val="center"/>
            <w:hideMark/>
          </w:tcPr>
          <w:p w14:paraId="4751FB90"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0.3</w:t>
            </w:r>
          </w:p>
        </w:tc>
        <w:tc>
          <w:tcPr>
            <w:tcW w:w="431" w:type="pct"/>
            <w:tcBorders>
              <w:top w:val="nil"/>
              <w:left w:val="single" w:sz="8" w:space="0" w:color="auto"/>
              <w:bottom w:val="nil"/>
              <w:right w:val="nil"/>
            </w:tcBorders>
            <w:shd w:val="clear" w:color="auto" w:fill="auto"/>
            <w:noWrap/>
            <w:vAlign w:val="center"/>
            <w:hideMark/>
          </w:tcPr>
          <w:p w14:paraId="2F2C9F7A"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w:t>
            </w:r>
          </w:p>
        </w:tc>
        <w:tc>
          <w:tcPr>
            <w:tcW w:w="503" w:type="pct"/>
            <w:tcBorders>
              <w:top w:val="nil"/>
              <w:left w:val="single" w:sz="8" w:space="0" w:color="auto"/>
              <w:bottom w:val="nil"/>
              <w:right w:val="nil"/>
            </w:tcBorders>
            <w:shd w:val="clear" w:color="auto" w:fill="auto"/>
            <w:noWrap/>
            <w:vAlign w:val="center"/>
            <w:hideMark/>
          </w:tcPr>
          <w:p w14:paraId="5DEECED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6.235</w:t>
            </w:r>
          </w:p>
        </w:tc>
        <w:tc>
          <w:tcPr>
            <w:tcW w:w="670" w:type="pct"/>
            <w:tcBorders>
              <w:top w:val="nil"/>
              <w:left w:val="single" w:sz="8" w:space="0" w:color="auto"/>
              <w:bottom w:val="nil"/>
              <w:right w:val="nil"/>
            </w:tcBorders>
            <w:shd w:val="clear" w:color="auto" w:fill="auto"/>
            <w:noWrap/>
            <w:vAlign w:val="center"/>
            <w:hideMark/>
          </w:tcPr>
          <w:p w14:paraId="2D818E1B"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0.8</w:t>
            </w:r>
          </w:p>
        </w:tc>
        <w:tc>
          <w:tcPr>
            <w:tcW w:w="506" w:type="pct"/>
            <w:tcBorders>
              <w:top w:val="nil"/>
              <w:left w:val="single" w:sz="8" w:space="0" w:color="auto"/>
              <w:bottom w:val="nil"/>
              <w:right w:val="single" w:sz="8" w:space="0" w:color="auto"/>
            </w:tcBorders>
            <w:shd w:val="clear" w:color="auto" w:fill="auto"/>
            <w:noWrap/>
            <w:vAlign w:val="center"/>
            <w:hideMark/>
          </w:tcPr>
          <w:p w14:paraId="5E357BA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0.9</w:t>
            </w:r>
          </w:p>
        </w:tc>
        <w:tc>
          <w:tcPr>
            <w:tcW w:w="659" w:type="pct"/>
            <w:tcBorders>
              <w:top w:val="nil"/>
              <w:left w:val="nil"/>
              <w:bottom w:val="nil"/>
              <w:right w:val="single" w:sz="8" w:space="0" w:color="auto"/>
            </w:tcBorders>
            <w:shd w:val="clear" w:color="auto" w:fill="auto"/>
            <w:noWrap/>
            <w:vAlign w:val="center"/>
            <w:hideMark/>
          </w:tcPr>
          <w:p w14:paraId="44D560FA"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12.5</w:t>
            </w:r>
          </w:p>
        </w:tc>
      </w:tr>
      <w:tr w:rsidR="00E36865" w:rsidRPr="000717C3" w14:paraId="495B0E62"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27A455D8"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667E0B38"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Myctophidae</w:t>
            </w:r>
          </w:p>
        </w:tc>
        <w:tc>
          <w:tcPr>
            <w:tcW w:w="339" w:type="pct"/>
            <w:tcBorders>
              <w:top w:val="nil"/>
              <w:left w:val="nil"/>
              <w:bottom w:val="nil"/>
              <w:right w:val="nil"/>
            </w:tcBorders>
            <w:shd w:val="clear" w:color="auto" w:fill="auto"/>
            <w:vAlign w:val="center"/>
            <w:hideMark/>
          </w:tcPr>
          <w:p w14:paraId="0C8155B0"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58C0FB75"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7E7B8C05"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64B797D2"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724844CD"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598473CB"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4C99B554"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4543A50F"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7</w:t>
            </w:r>
          </w:p>
        </w:tc>
        <w:tc>
          <w:tcPr>
            <w:tcW w:w="1564" w:type="pct"/>
            <w:tcBorders>
              <w:top w:val="nil"/>
              <w:left w:val="nil"/>
              <w:bottom w:val="nil"/>
              <w:right w:val="single" w:sz="8" w:space="0" w:color="auto"/>
            </w:tcBorders>
            <w:shd w:val="clear" w:color="auto" w:fill="auto"/>
            <w:vAlign w:val="center"/>
            <w:hideMark/>
          </w:tcPr>
          <w:p w14:paraId="4F201A06"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Diaphus theta*</w:t>
            </w:r>
          </w:p>
        </w:tc>
        <w:tc>
          <w:tcPr>
            <w:tcW w:w="339" w:type="pct"/>
            <w:tcBorders>
              <w:top w:val="nil"/>
              <w:left w:val="nil"/>
              <w:bottom w:val="nil"/>
              <w:right w:val="nil"/>
            </w:tcBorders>
            <w:shd w:val="clear" w:color="auto" w:fill="auto"/>
            <w:vAlign w:val="center"/>
            <w:hideMark/>
          </w:tcPr>
          <w:p w14:paraId="1D932F66"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328E200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8</w:t>
            </w:r>
          </w:p>
        </w:tc>
        <w:tc>
          <w:tcPr>
            <w:tcW w:w="503" w:type="pct"/>
            <w:tcBorders>
              <w:top w:val="nil"/>
              <w:left w:val="single" w:sz="8" w:space="0" w:color="auto"/>
              <w:bottom w:val="nil"/>
              <w:right w:val="nil"/>
            </w:tcBorders>
            <w:shd w:val="clear" w:color="auto" w:fill="auto"/>
            <w:noWrap/>
            <w:vAlign w:val="center"/>
            <w:hideMark/>
          </w:tcPr>
          <w:p w14:paraId="116F09A1"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0.014</w:t>
            </w:r>
          </w:p>
        </w:tc>
        <w:tc>
          <w:tcPr>
            <w:tcW w:w="670" w:type="pct"/>
            <w:tcBorders>
              <w:top w:val="nil"/>
              <w:left w:val="single" w:sz="8" w:space="0" w:color="auto"/>
              <w:bottom w:val="nil"/>
              <w:right w:val="nil"/>
            </w:tcBorders>
            <w:shd w:val="clear" w:color="auto" w:fill="auto"/>
            <w:noWrap/>
            <w:vAlign w:val="center"/>
            <w:hideMark/>
          </w:tcPr>
          <w:p w14:paraId="6BD1269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9.4</w:t>
            </w:r>
          </w:p>
        </w:tc>
        <w:tc>
          <w:tcPr>
            <w:tcW w:w="506" w:type="pct"/>
            <w:tcBorders>
              <w:top w:val="nil"/>
              <w:left w:val="single" w:sz="8" w:space="0" w:color="auto"/>
              <w:bottom w:val="nil"/>
              <w:right w:val="single" w:sz="8" w:space="0" w:color="auto"/>
            </w:tcBorders>
            <w:shd w:val="clear" w:color="auto" w:fill="auto"/>
            <w:noWrap/>
            <w:vAlign w:val="center"/>
            <w:hideMark/>
          </w:tcPr>
          <w:p w14:paraId="51C2B5D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0.02</w:t>
            </w:r>
          </w:p>
        </w:tc>
        <w:tc>
          <w:tcPr>
            <w:tcW w:w="659" w:type="pct"/>
            <w:tcBorders>
              <w:top w:val="nil"/>
              <w:left w:val="nil"/>
              <w:bottom w:val="nil"/>
              <w:right w:val="single" w:sz="8" w:space="0" w:color="auto"/>
            </w:tcBorders>
            <w:shd w:val="clear" w:color="auto" w:fill="auto"/>
            <w:noWrap/>
            <w:vAlign w:val="center"/>
            <w:hideMark/>
          </w:tcPr>
          <w:p w14:paraId="35C7C9E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13.33</w:t>
            </w:r>
          </w:p>
        </w:tc>
      </w:tr>
      <w:tr w:rsidR="00E36865" w:rsidRPr="000717C3" w14:paraId="18357A57"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3FCE2E8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8</w:t>
            </w:r>
          </w:p>
        </w:tc>
        <w:tc>
          <w:tcPr>
            <w:tcW w:w="1564" w:type="pct"/>
            <w:tcBorders>
              <w:top w:val="nil"/>
              <w:left w:val="nil"/>
              <w:bottom w:val="nil"/>
              <w:right w:val="single" w:sz="8" w:space="0" w:color="auto"/>
            </w:tcBorders>
            <w:shd w:val="clear" w:color="auto" w:fill="auto"/>
            <w:vAlign w:val="center"/>
            <w:hideMark/>
          </w:tcPr>
          <w:p w14:paraId="63DB06A5"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Stenobrachius leucopsarus*</w:t>
            </w:r>
          </w:p>
        </w:tc>
        <w:tc>
          <w:tcPr>
            <w:tcW w:w="339" w:type="pct"/>
            <w:tcBorders>
              <w:top w:val="nil"/>
              <w:left w:val="nil"/>
              <w:bottom w:val="nil"/>
              <w:right w:val="nil"/>
            </w:tcBorders>
            <w:shd w:val="clear" w:color="auto" w:fill="auto"/>
            <w:vAlign w:val="center"/>
            <w:hideMark/>
          </w:tcPr>
          <w:p w14:paraId="649AC47A"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207062A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12</w:t>
            </w:r>
          </w:p>
        </w:tc>
        <w:tc>
          <w:tcPr>
            <w:tcW w:w="503" w:type="pct"/>
            <w:tcBorders>
              <w:top w:val="nil"/>
              <w:left w:val="single" w:sz="8" w:space="0" w:color="auto"/>
              <w:bottom w:val="nil"/>
              <w:right w:val="nil"/>
            </w:tcBorders>
            <w:shd w:val="clear" w:color="auto" w:fill="auto"/>
            <w:noWrap/>
            <w:vAlign w:val="center"/>
            <w:hideMark/>
          </w:tcPr>
          <w:p w14:paraId="12863EF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0.028</w:t>
            </w:r>
          </w:p>
        </w:tc>
        <w:tc>
          <w:tcPr>
            <w:tcW w:w="670" w:type="pct"/>
            <w:tcBorders>
              <w:top w:val="nil"/>
              <w:left w:val="single" w:sz="8" w:space="0" w:color="auto"/>
              <w:bottom w:val="nil"/>
              <w:right w:val="nil"/>
            </w:tcBorders>
            <w:shd w:val="clear" w:color="auto" w:fill="auto"/>
            <w:noWrap/>
            <w:vAlign w:val="center"/>
            <w:hideMark/>
          </w:tcPr>
          <w:p w14:paraId="432A8BC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12.1</w:t>
            </w:r>
          </w:p>
        </w:tc>
        <w:tc>
          <w:tcPr>
            <w:tcW w:w="506" w:type="pct"/>
            <w:tcBorders>
              <w:top w:val="nil"/>
              <w:left w:val="single" w:sz="8" w:space="0" w:color="auto"/>
              <w:bottom w:val="nil"/>
              <w:right w:val="single" w:sz="8" w:space="0" w:color="auto"/>
            </w:tcBorders>
            <w:shd w:val="clear" w:color="auto" w:fill="auto"/>
            <w:noWrap/>
            <w:vAlign w:val="center"/>
            <w:hideMark/>
          </w:tcPr>
          <w:p w14:paraId="5242444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0.03</w:t>
            </w:r>
          </w:p>
        </w:tc>
        <w:tc>
          <w:tcPr>
            <w:tcW w:w="659" w:type="pct"/>
            <w:tcBorders>
              <w:top w:val="nil"/>
              <w:left w:val="nil"/>
              <w:bottom w:val="nil"/>
              <w:right w:val="single" w:sz="8" w:space="0" w:color="auto"/>
            </w:tcBorders>
            <w:shd w:val="clear" w:color="auto" w:fill="auto"/>
            <w:noWrap/>
            <w:vAlign w:val="center"/>
            <w:hideMark/>
          </w:tcPr>
          <w:p w14:paraId="5341A3CB"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13.33</w:t>
            </w:r>
          </w:p>
        </w:tc>
      </w:tr>
      <w:tr w:rsidR="00E36865" w:rsidRPr="000717C3" w14:paraId="46061B06"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56A31C0B"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9</w:t>
            </w:r>
          </w:p>
        </w:tc>
        <w:tc>
          <w:tcPr>
            <w:tcW w:w="1564" w:type="pct"/>
            <w:tcBorders>
              <w:top w:val="nil"/>
              <w:left w:val="nil"/>
              <w:bottom w:val="nil"/>
              <w:right w:val="single" w:sz="8" w:space="0" w:color="auto"/>
            </w:tcBorders>
            <w:shd w:val="clear" w:color="auto" w:fill="auto"/>
            <w:vAlign w:val="center"/>
            <w:hideMark/>
          </w:tcPr>
          <w:p w14:paraId="4A77B3ED"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Tarletonbeania crenularis*</w:t>
            </w:r>
          </w:p>
        </w:tc>
        <w:tc>
          <w:tcPr>
            <w:tcW w:w="339" w:type="pct"/>
            <w:tcBorders>
              <w:top w:val="nil"/>
              <w:left w:val="nil"/>
              <w:bottom w:val="nil"/>
              <w:right w:val="nil"/>
            </w:tcBorders>
            <w:shd w:val="clear" w:color="auto" w:fill="auto"/>
            <w:vAlign w:val="center"/>
            <w:hideMark/>
          </w:tcPr>
          <w:p w14:paraId="6D3E747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1006221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313</w:t>
            </w:r>
          </w:p>
        </w:tc>
        <w:tc>
          <w:tcPr>
            <w:tcW w:w="503" w:type="pct"/>
            <w:tcBorders>
              <w:top w:val="nil"/>
              <w:left w:val="single" w:sz="8" w:space="0" w:color="auto"/>
              <w:bottom w:val="nil"/>
              <w:right w:val="nil"/>
            </w:tcBorders>
            <w:shd w:val="clear" w:color="auto" w:fill="auto"/>
            <w:noWrap/>
            <w:vAlign w:val="center"/>
            <w:hideMark/>
          </w:tcPr>
          <w:p w14:paraId="56569CC1"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0.572</w:t>
            </w:r>
          </w:p>
        </w:tc>
        <w:tc>
          <w:tcPr>
            <w:tcW w:w="670" w:type="pct"/>
            <w:tcBorders>
              <w:top w:val="nil"/>
              <w:left w:val="single" w:sz="8" w:space="0" w:color="auto"/>
              <w:bottom w:val="nil"/>
              <w:right w:val="nil"/>
            </w:tcBorders>
            <w:shd w:val="clear" w:color="auto" w:fill="auto"/>
            <w:noWrap/>
            <w:vAlign w:val="center"/>
            <w:hideMark/>
          </w:tcPr>
          <w:p w14:paraId="53C86E21"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316</w:t>
            </w:r>
          </w:p>
        </w:tc>
        <w:tc>
          <w:tcPr>
            <w:tcW w:w="506" w:type="pct"/>
            <w:tcBorders>
              <w:top w:val="nil"/>
              <w:left w:val="single" w:sz="8" w:space="0" w:color="auto"/>
              <w:bottom w:val="nil"/>
              <w:right w:val="single" w:sz="8" w:space="0" w:color="auto"/>
            </w:tcBorders>
            <w:shd w:val="clear" w:color="auto" w:fill="auto"/>
            <w:noWrap/>
            <w:vAlign w:val="center"/>
            <w:hideMark/>
          </w:tcPr>
          <w:p w14:paraId="4B35D5E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0.6</w:t>
            </w:r>
          </w:p>
        </w:tc>
        <w:tc>
          <w:tcPr>
            <w:tcW w:w="659" w:type="pct"/>
            <w:tcBorders>
              <w:top w:val="nil"/>
              <w:left w:val="nil"/>
              <w:bottom w:val="nil"/>
              <w:right w:val="single" w:sz="8" w:space="0" w:color="auto"/>
            </w:tcBorders>
            <w:shd w:val="clear" w:color="auto" w:fill="auto"/>
            <w:noWrap/>
            <w:vAlign w:val="center"/>
            <w:hideMark/>
          </w:tcPr>
          <w:p w14:paraId="6B5C1107"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80</w:t>
            </w:r>
          </w:p>
        </w:tc>
      </w:tr>
      <w:tr w:rsidR="00E36865" w:rsidRPr="000717C3" w14:paraId="0D4139B1"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73479B27"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1D182F8A"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Gasterosteidae</w:t>
            </w:r>
          </w:p>
        </w:tc>
        <w:tc>
          <w:tcPr>
            <w:tcW w:w="339" w:type="pct"/>
            <w:tcBorders>
              <w:top w:val="nil"/>
              <w:left w:val="nil"/>
              <w:bottom w:val="nil"/>
              <w:right w:val="nil"/>
            </w:tcBorders>
            <w:shd w:val="clear" w:color="auto" w:fill="auto"/>
            <w:vAlign w:val="center"/>
            <w:hideMark/>
          </w:tcPr>
          <w:p w14:paraId="43E48B16" w14:textId="77777777" w:rsidR="00E36865" w:rsidRPr="0028120D" w:rsidRDefault="00E36865" w:rsidP="00F9350C">
            <w:pPr>
              <w:widowControl/>
              <w:autoSpaceDE/>
              <w:autoSpaceDN/>
              <w:jc w:val="center"/>
              <w:rPr>
                <w:b/>
                <w:b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31B8AF8C"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15335E8F"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6EBF5F79"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3EBEA8C2"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335CE16F"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0A3BA576"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1A4EF107"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10</w:t>
            </w:r>
          </w:p>
        </w:tc>
        <w:tc>
          <w:tcPr>
            <w:tcW w:w="1564" w:type="pct"/>
            <w:tcBorders>
              <w:top w:val="nil"/>
              <w:left w:val="nil"/>
              <w:bottom w:val="nil"/>
              <w:right w:val="single" w:sz="8" w:space="0" w:color="auto"/>
            </w:tcBorders>
            <w:shd w:val="clear" w:color="auto" w:fill="auto"/>
            <w:vAlign w:val="center"/>
            <w:hideMark/>
          </w:tcPr>
          <w:p w14:paraId="61815615"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Gasterosteus aculeatus</w:t>
            </w:r>
          </w:p>
        </w:tc>
        <w:tc>
          <w:tcPr>
            <w:tcW w:w="339" w:type="pct"/>
            <w:tcBorders>
              <w:top w:val="nil"/>
              <w:left w:val="nil"/>
              <w:bottom w:val="nil"/>
              <w:right w:val="nil"/>
            </w:tcBorders>
            <w:shd w:val="clear" w:color="auto" w:fill="auto"/>
            <w:vAlign w:val="center"/>
            <w:hideMark/>
          </w:tcPr>
          <w:p w14:paraId="39D05AD7" w14:textId="77777777" w:rsidR="00E36865" w:rsidRPr="0028120D" w:rsidRDefault="00E36865" w:rsidP="00F9350C">
            <w:pPr>
              <w:widowControl/>
              <w:autoSpaceDE/>
              <w:autoSpaceDN/>
              <w:jc w:val="center"/>
              <w:rPr>
                <w:i/>
                <w:iCs/>
                <w:color w:val="000000"/>
                <w:sz w:val="18"/>
                <w:szCs w:val="18"/>
                <w:lang w:val="ru-RU" w:eastAsia="ru-RU"/>
              </w:rPr>
            </w:pPr>
            <w:r w:rsidRPr="0028120D">
              <w:rPr>
                <w:i/>
                <w:iCs/>
                <w:color w:val="000000"/>
                <w:sz w:val="18"/>
                <w:szCs w:val="18"/>
                <w:lang w:val="ru-RU" w:eastAsia="ru-RU"/>
              </w:rPr>
              <w:t>0.05</w:t>
            </w:r>
          </w:p>
        </w:tc>
        <w:tc>
          <w:tcPr>
            <w:tcW w:w="431" w:type="pct"/>
            <w:tcBorders>
              <w:top w:val="nil"/>
              <w:left w:val="single" w:sz="8" w:space="0" w:color="auto"/>
              <w:bottom w:val="nil"/>
              <w:right w:val="nil"/>
            </w:tcBorders>
            <w:shd w:val="clear" w:color="auto" w:fill="auto"/>
            <w:noWrap/>
            <w:vAlign w:val="center"/>
            <w:hideMark/>
          </w:tcPr>
          <w:p w14:paraId="0939C39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351</w:t>
            </w:r>
          </w:p>
        </w:tc>
        <w:tc>
          <w:tcPr>
            <w:tcW w:w="503" w:type="pct"/>
            <w:tcBorders>
              <w:top w:val="nil"/>
              <w:left w:val="single" w:sz="8" w:space="0" w:color="auto"/>
              <w:bottom w:val="nil"/>
              <w:right w:val="nil"/>
            </w:tcBorders>
            <w:shd w:val="clear" w:color="auto" w:fill="auto"/>
            <w:noWrap/>
            <w:vAlign w:val="center"/>
            <w:hideMark/>
          </w:tcPr>
          <w:p w14:paraId="08108D3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1.738</w:t>
            </w:r>
          </w:p>
        </w:tc>
        <w:tc>
          <w:tcPr>
            <w:tcW w:w="670" w:type="pct"/>
            <w:tcBorders>
              <w:top w:val="nil"/>
              <w:left w:val="single" w:sz="8" w:space="0" w:color="auto"/>
              <w:bottom w:val="nil"/>
              <w:right w:val="nil"/>
            </w:tcBorders>
            <w:shd w:val="clear" w:color="auto" w:fill="auto"/>
            <w:noWrap/>
            <w:vAlign w:val="center"/>
            <w:hideMark/>
          </w:tcPr>
          <w:p w14:paraId="7E06FE6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317.8</w:t>
            </w:r>
          </w:p>
        </w:tc>
        <w:tc>
          <w:tcPr>
            <w:tcW w:w="506" w:type="pct"/>
            <w:tcBorders>
              <w:top w:val="nil"/>
              <w:left w:val="single" w:sz="8" w:space="0" w:color="auto"/>
              <w:bottom w:val="nil"/>
              <w:right w:val="single" w:sz="8" w:space="0" w:color="auto"/>
            </w:tcBorders>
            <w:shd w:val="clear" w:color="auto" w:fill="auto"/>
            <w:noWrap/>
            <w:vAlign w:val="center"/>
            <w:hideMark/>
          </w:tcPr>
          <w:p w14:paraId="6D5B8E4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1.6</w:t>
            </w:r>
          </w:p>
        </w:tc>
        <w:tc>
          <w:tcPr>
            <w:tcW w:w="659" w:type="pct"/>
            <w:tcBorders>
              <w:top w:val="nil"/>
              <w:left w:val="nil"/>
              <w:bottom w:val="nil"/>
              <w:right w:val="single" w:sz="8" w:space="0" w:color="auto"/>
            </w:tcBorders>
            <w:shd w:val="clear" w:color="auto" w:fill="auto"/>
            <w:noWrap/>
            <w:vAlign w:val="center"/>
            <w:hideMark/>
          </w:tcPr>
          <w:p w14:paraId="6C6F707F"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7AB79D26"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2D4753F2"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246C279C"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Zaproridae</w:t>
            </w:r>
          </w:p>
        </w:tc>
        <w:tc>
          <w:tcPr>
            <w:tcW w:w="339" w:type="pct"/>
            <w:tcBorders>
              <w:top w:val="nil"/>
              <w:left w:val="nil"/>
              <w:bottom w:val="nil"/>
              <w:right w:val="nil"/>
            </w:tcBorders>
            <w:shd w:val="clear" w:color="auto" w:fill="auto"/>
            <w:vAlign w:val="center"/>
            <w:hideMark/>
          </w:tcPr>
          <w:p w14:paraId="64384417" w14:textId="77777777" w:rsidR="00E36865" w:rsidRPr="0028120D" w:rsidRDefault="00E36865" w:rsidP="00F9350C">
            <w:pPr>
              <w:widowControl/>
              <w:autoSpaceDE/>
              <w:autoSpaceDN/>
              <w:jc w:val="center"/>
              <w:rPr>
                <w:i/>
                <w:i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5D991DF1"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561E7C7E"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6A9AD4B9"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50DFAD13"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2FFF9303"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57DE1990"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7114AA7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11</w:t>
            </w:r>
          </w:p>
        </w:tc>
        <w:tc>
          <w:tcPr>
            <w:tcW w:w="1564" w:type="pct"/>
            <w:tcBorders>
              <w:top w:val="nil"/>
              <w:left w:val="nil"/>
              <w:bottom w:val="nil"/>
              <w:right w:val="single" w:sz="8" w:space="0" w:color="auto"/>
            </w:tcBorders>
            <w:shd w:val="clear" w:color="auto" w:fill="auto"/>
            <w:vAlign w:val="center"/>
            <w:hideMark/>
          </w:tcPr>
          <w:p w14:paraId="40DBCA21"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Zaprora silenus</w:t>
            </w:r>
          </w:p>
        </w:tc>
        <w:tc>
          <w:tcPr>
            <w:tcW w:w="339" w:type="pct"/>
            <w:tcBorders>
              <w:top w:val="nil"/>
              <w:left w:val="nil"/>
              <w:bottom w:val="nil"/>
              <w:right w:val="nil"/>
            </w:tcBorders>
            <w:shd w:val="clear" w:color="auto" w:fill="auto"/>
            <w:vAlign w:val="center"/>
            <w:hideMark/>
          </w:tcPr>
          <w:p w14:paraId="4AE6316C"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0.5</w:t>
            </w:r>
          </w:p>
        </w:tc>
        <w:tc>
          <w:tcPr>
            <w:tcW w:w="431" w:type="pct"/>
            <w:tcBorders>
              <w:top w:val="nil"/>
              <w:left w:val="single" w:sz="8" w:space="0" w:color="auto"/>
              <w:bottom w:val="nil"/>
              <w:right w:val="nil"/>
            </w:tcBorders>
            <w:shd w:val="clear" w:color="auto" w:fill="auto"/>
            <w:noWrap/>
            <w:vAlign w:val="center"/>
            <w:hideMark/>
          </w:tcPr>
          <w:p w14:paraId="7C02E97A"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w:t>
            </w:r>
          </w:p>
        </w:tc>
        <w:tc>
          <w:tcPr>
            <w:tcW w:w="503" w:type="pct"/>
            <w:tcBorders>
              <w:top w:val="nil"/>
              <w:left w:val="single" w:sz="8" w:space="0" w:color="auto"/>
              <w:bottom w:val="nil"/>
              <w:right w:val="nil"/>
            </w:tcBorders>
            <w:shd w:val="clear" w:color="auto" w:fill="auto"/>
            <w:noWrap/>
            <w:vAlign w:val="center"/>
            <w:hideMark/>
          </w:tcPr>
          <w:p w14:paraId="16C3E71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0.092</w:t>
            </w:r>
          </w:p>
        </w:tc>
        <w:tc>
          <w:tcPr>
            <w:tcW w:w="670" w:type="pct"/>
            <w:tcBorders>
              <w:top w:val="nil"/>
              <w:left w:val="single" w:sz="8" w:space="0" w:color="auto"/>
              <w:bottom w:val="nil"/>
              <w:right w:val="nil"/>
            </w:tcBorders>
            <w:shd w:val="clear" w:color="auto" w:fill="auto"/>
            <w:noWrap/>
            <w:vAlign w:val="center"/>
            <w:hideMark/>
          </w:tcPr>
          <w:p w14:paraId="7484CA8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0.1</w:t>
            </w:r>
          </w:p>
        </w:tc>
        <w:tc>
          <w:tcPr>
            <w:tcW w:w="506" w:type="pct"/>
            <w:tcBorders>
              <w:top w:val="nil"/>
              <w:left w:val="single" w:sz="8" w:space="0" w:color="auto"/>
              <w:bottom w:val="nil"/>
              <w:right w:val="single" w:sz="8" w:space="0" w:color="auto"/>
            </w:tcBorders>
            <w:shd w:val="clear" w:color="auto" w:fill="auto"/>
            <w:noWrap/>
            <w:vAlign w:val="center"/>
            <w:hideMark/>
          </w:tcPr>
          <w:p w14:paraId="255B465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0.01</w:t>
            </w:r>
          </w:p>
        </w:tc>
        <w:tc>
          <w:tcPr>
            <w:tcW w:w="659" w:type="pct"/>
            <w:tcBorders>
              <w:top w:val="nil"/>
              <w:left w:val="nil"/>
              <w:bottom w:val="nil"/>
              <w:right w:val="single" w:sz="8" w:space="0" w:color="auto"/>
            </w:tcBorders>
            <w:shd w:val="clear" w:color="auto" w:fill="auto"/>
            <w:noWrap/>
            <w:vAlign w:val="center"/>
            <w:hideMark/>
          </w:tcPr>
          <w:p w14:paraId="39A707AC"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25F3C7BC"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7E879F79"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single" w:sz="8" w:space="0" w:color="auto"/>
              <w:left w:val="nil"/>
              <w:bottom w:val="single" w:sz="8" w:space="0" w:color="auto"/>
              <w:right w:val="single" w:sz="8" w:space="0" w:color="auto"/>
            </w:tcBorders>
            <w:shd w:val="clear" w:color="auto" w:fill="auto"/>
            <w:vAlign w:val="center"/>
            <w:hideMark/>
          </w:tcPr>
          <w:p w14:paraId="33FDCFF5"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All fishes</w:t>
            </w:r>
          </w:p>
        </w:tc>
        <w:tc>
          <w:tcPr>
            <w:tcW w:w="339" w:type="pct"/>
            <w:tcBorders>
              <w:top w:val="single" w:sz="8" w:space="0" w:color="auto"/>
              <w:left w:val="nil"/>
              <w:bottom w:val="single" w:sz="8" w:space="0" w:color="auto"/>
              <w:right w:val="single" w:sz="8" w:space="0" w:color="auto"/>
            </w:tcBorders>
            <w:shd w:val="clear" w:color="auto" w:fill="auto"/>
            <w:vAlign w:val="center"/>
            <w:hideMark/>
          </w:tcPr>
          <w:p w14:paraId="2B1FAC2B"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single" w:sz="8" w:space="0" w:color="auto"/>
              <w:left w:val="nil"/>
              <w:bottom w:val="single" w:sz="8" w:space="0" w:color="auto"/>
              <w:right w:val="single" w:sz="8" w:space="0" w:color="auto"/>
            </w:tcBorders>
            <w:shd w:val="clear" w:color="auto" w:fill="auto"/>
            <w:noWrap/>
            <w:vAlign w:val="center"/>
            <w:hideMark/>
          </w:tcPr>
          <w:p w14:paraId="791CB001"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1832</w:t>
            </w:r>
          </w:p>
        </w:tc>
        <w:tc>
          <w:tcPr>
            <w:tcW w:w="503" w:type="pct"/>
            <w:tcBorders>
              <w:top w:val="single" w:sz="8" w:space="0" w:color="auto"/>
              <w:left w:val="nil"/>
              <w:bottom w:val="single" w:sz="8" w:space="0" w:color="auto"/>
              <w:right w:val="single" w:sz="8" w:space="0" w:color="auto"/>
            </w:tcBorders>
            <w:shd w:val="clear" w:color="auto" w:fill="auto"/>
            <w:noWrap/>
            <w:vAlign w:val="center"/>
            <w:hideMark/>
          </w:tcPr>
          <w:p w14:paraId="5C991404"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497.358</w:t>
            </w:r>
          </w:p>
        </w:tc>
        <w:tc>
          <w:tcPr>
            <w:tcW w:w="670" w:type="pct"/>
            <w:tcBorders>
              <w:top w:val="single" w:sz="8" w:space="0" w:color="auto"/>
              <w:left w:val="nil"/>
              <w:bottom w:val="single" w:sz="8" w:space="0" w:color="auto"/>
              <w:right w:val="single" w:sz="8" w:space="0" w:color="auto"/>
            </w:tcBorders>
            <w:shd w:val="clear" w:color="auto" w:fill="auto"/>
            <w:noWrap/>
            <w:vAlign w:val="center"/>
            <w:hideMark/>
          </w:tcPr>
          <w:p w14:paraId="77A1CED1"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802.1</w:t>
            </w:r>
          </w:p>
        </w:tc>
        <w:tc>
          <w:tcPr>
            <w:tcW w:w="506" w:type="pct"/>
            <w:tcBorders>
              <w:top w:val="single" w:sz="8" w:space="0" w:color="auto"/>
              <w:left w:val="nil"/>
              <w:bottom w:val="single" w:sz="8" w:space="0" w:color="auto"/>
              <w:right w:val="single" w:sz="8" w:space="0" w:color="auto"/>
            </w:tcBorders>
            <w:shd w:val="clear" w:color="auto" w:fill="auto"/>
            <w:noWrap/>
            <w:vAlign w:val="center"/>
            <w:hideMark/>
          </w:tcPr>
          <w:p w14:paraId="15882150"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68.5</w:t>
            </w:r>
          </w:p>
        </w:tc>
        <w:tc>
          <w:tcPr>
            <w:tcW w:w="659" w:type="pct"/>
            <w:tcBorders>
              <w:top w:val="single" w:sz="8" w:space="0" w:color="auto"/>
              <w:left w:val="nil"/>
              <w:bottom w:val="single" w:sz="8" w:space="0" w:color="auto"/>
              <w:right w:val="single" w:sz="8" w:space="0" w:color="auto"/>
            </w:tcBorders>
            <w:shd w:val="clear" w:color="auto" w:fill="auto"/>
            <w:noWrap/>
            <w:vAlign w:val="center"/>
            <w:hideMark/>
          </w:tcPr>
          <w:p w14:paraId="2272B76E" w14:textId="77777777" w:rsidR="00E36865" w:rsidRPr="000717C3" w:rsidRDefault="00E36865" w:rsidP="00F9350C">
            <w:pPr>
              <w:widowControl/>
              <w:autoSpaceDE/>
              <w:autoSpaceDN/>
              <w:jc w:val="center"/>
              <w:rPr>
                <w:b/>
                <w:bCs/>
                <w:color w:val="000000"/>
                <w:sz w:val="20"/>
                <w:szCs w:val="20"/>
                <w:lang w:val="ru-RU" w:eastAsia="ru-RU"/>
              </w:rPr>
            </w:pPr>
          </w:p>
        </w:tc>
      </w:tr>
      <w:tr w:rsidR="00E36865" w:rsidRPr="000717C3" w14:paraId="3ED05B66"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144249CC"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4E15CA0F"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Onychoteuthidae</w:t>
            </w:r>
          </w:p>
        </w:tc>
        <w:tc>
          <w:tcPr>
            <w:tcW w:w="339" w:type="pct"/>
            <w:tcBorders>
              <w:top w:val="nil"/>
              <w:left w:val="nil"/>
              <w:bottom w:val="nil"/>
              <w:right w:val="nil"/>
            </w:tcBorders>
            <w:shd w:val="clear" w:color="auto" w:fill="auto"/>
            <w:vAlign w:val="center"/>
            <w:hideMark/>
          </w:tcPr>
          <w:p w14:paraId="34F58F12"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4B7E756A"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4D6B2F1C"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23FB2994"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7576D586"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6AEA6FCF"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49B87FC8"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5A4F33F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12</w:t>
            </w:r>
          </w:p>
        </w:tc>
        <w:tc>
          <w:tcPr>
            <w:tcW w:w="1564" w:type="pct"/>
            <w:tcBorders>
              <w:top w:val="nil"/>
              <w:left w:val="nil"/>
              <w:bottom w:val="nil"/>
              <w:right w:val="single" w:sz="8" w:space="0" w:color="auto"/>
            </w:tcBorders>
            <w:shd w:val="clear" w:color="auto" w:fill="auto"/>
            <w:vAlign w:val="center"/>
            <w:hideMark/>
          </w:tcPr>
          <w:p w14:paraId="2B8A6C3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Onychoteuthis borealijaponica*</w:t>
            </w:r>
          </w:p>
        </w:tc>
        <w:tc>
          <w:tcPr>
            <w:tcW w:w="339" w:type="pct"/>
            <w:tcBorders>
              <w:top w:val="nil"/>
              <w:left w:val="nil"/>
              <w:bottom w:val="nil"/>
              <w:right w:val="nil"/>
            </w:tcBorders>
            <w:shd w:val="clear" w:color="auto" w:fill="auto"/>
            <w:vAlign w:val="center"/>
            <w:hideMark/>
          </w:tcPr>
          <w:p w14:paraId="78675F9C"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30CBE2C0"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22</w:t>
            </w:r>
          </w:p>
        </w:tc>
        <w:tc>
          <w:tcPr>
            <w:tcW w:w="503" w:type="pct"/>
            <w:tcBorders>
              <w:top w:val="nil"/>
              <w:left w:val="single" w:sz="8" w:space="0" w:color="auto"/>
              <w:bottom w:val="nil"/>
              <w:right w:val="nil"/>
            </w:tcBorders>
            <w:shd w:val="clear" w:color="auto" w:fill="auto"/>
            <w:noWrap/>
            <w:vAlign w:val="center"/>
            <w:hideMark/>
          </w:tcPr>
          <w:p w14:paraId="18C6BBF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3.973</w:t>
            </w:r>
          </w:p>
        </w:tc>
        <w:tc>
          <w:tcPr>
            <w:tcW w:w="670" w:type="pct"/>
            <w:tcBorders>
              <w:top w:val="nil"/>
              <w:left w:val="single" w:sz="8" w:space="0" w:color="auto"/>
              <w:bottom w:val="nil"/>
              <w:right w:val="nil"/>
            </w:tcBorders>
            <w:shd w:val="clear" w:color="auto" w:fill="auto"/>
            <w:noWrap/>
            <w:vAlign w:val="center"/>
            <w:hideMark/>
          </w:tcPr>
          <w:p w14:paraId="1B26A36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21.5</w:t>
            </w:r>
          </w:p>
        </w:tc>
        <w:tc>
          <w:tcPr>
            <w:tcW w:w="506" w:type="pct"/>
            <w:tcBorders>
              <w:top w:val="nil"/>
              <w:left w:val="single" w:sz="8" w:space="0" w:color="auto"/>
              <w:bottom w:val="nil"/>
              <w:right w:val="single" w:sz="8" w:space="0" w:color="auto"/>
            </w:tcBorders>
            <w:shd w:val="clear" w:color="auto" w:fill="auto"/>
            <w:noWrap/>
            <w:vAlign w:val="center"/>
            <w:hideMark/>
          </w:tcPr>
          <w:p w14:paraId="3456FBE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w:t>
            </w:r>
          </w:p>
        </w:tc>
        <w:tc>
          <w:tcPr>
            <w:tcW w:w="659" w:type="pct"/>
            <w:tcBorders>
              <w:top w:val="nil"/>
              <w:left w:val="nil"/>
              <w:bottom w:val="nil"/>
              <w:right w:val="single" w:sz="8" w:space="0" w:color="auto"/>
            </w:tcBorders>
            <w:shd w:val="clear" w:color="auto" w:fill="auto"/>
            <w:noWrap/>
            <w:vAlign w:val="center"/>
            <w:hideMark/>
          </w:tcPr>
          <w:p w14:paraId="080BDA0B"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66.7</w:t>
            </w:r>
          </w:p>
        </w:tc>
      </w:tr>
      <w:tr w:rsidR="00E36865" w:rsidRPr="000717C3" w14:paraId="700CAC97"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460B06CE"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3010DCF0"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Gonatidae</w:t>
            </w:r>
          </w:p>
        </w:tc>
        <w:tc>
          <w:tcPr>
            <w:tcW w:w="339" w:type="pct"/>
            <w:tcBorders>
              <w:top w:val="nil"/>
              <w:left w:val="nil"/>
              <w:bottom w:val="nil"/>
              <w:right w:val="nil"/>
            </w:tcBorders>
            <w:shd w:val="clear" w:color="auto" w:fill="auto"/>
            <w:vAlign w:val="center"/>
            <w:hideMark/>
          </w:tcPr>
          <w:p w14:paraId="11F89D56"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09B89DEC"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0A8F2A9F"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3162DEF8"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39109554"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4C3D8B0F"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5C1BC291"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31461D8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13</w:t>
            </w:r>
          </w:p>
        </w:tc>
        <w:tc>
          <w:tcPr>
            <w:tcW w:w="1564" w:type="pct"/>
            <w:tcBorders>
              <w:top w:val="nil"/>
              <w:left w:val="nil"/>
              <w:bottom w:val="nil"/>
              <w:right w:val="single" w:sz="8" w:space="0" w:color="auto"/>
            </w:tcBorders>
            <w:shd w:val="clear" w:color="auto" w:fill="auto"/>
            <w:vAlign w:val="center"/>
            <w:hideMark/>
          </w:tcPr>
          <w:p w14:paraId="69E6D96B"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Boreoteuthis borealis*</w:t>
            </w:r>
          </w:p>
        </w:tc>
        <w:tc>
          <w:tcPr>
            <w:tcW w:w="339" w:type="pct"/>
            <w:tcBorders>
              <w:top w:val="nil"/>
              <w:left w:val="nil"/>
              <w:bottom w:val="nil"/>
              <w:right w:val="nil"/>
            </w:tcBorders>
            <w:shd w:val="clear" w:color="auto" w:fill="auto"/>
            <w:vAlign w:val="center"/>
            <w:hideMark/>
          </w:tcPr>
          <w:p w14:paraId="582FCBDD"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3CACD000"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78</w:t>
            </w:r>
          </w:p>
        </w:tc>
        <w:tc>
          <w:tcPr>
            <w:tcW w:w="503" w:type="pct"/>
            <w:tcBorders>
              <w:top w:val="nil"/>
              <w:left w:val="single" w:sz="8" w:space="0" w:color="auto"/>
              <w:bottom w:val="nil"/>
              <w:right w:val="nil"/>
            </w:tcBorders>
            <w:shd w:val="clear" w:color="auto" w:fill="auto"/>
            <w:noWrap/>
            <w:vAlign w:val="center"/>
            <w:hideMark/>
          </w:tcPr>
          <w:p w14:paraId="4CB46D5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2.663</w:t>
            </w:r>
          </w:p>
        </w:tc>
        <w:tc>
          <w:tcPr>
            <w:tcW w:w="670" w:type="pct"/>
            <w:tcBorders>
              <w:top w:val="nil"/>
              <w:left w:val="single" w:sz="8" w:space="0" w:color="auto"/>
              <w:bottom w:val="nil"/>
              <w:right w:val="nil"/>
            </w:tcBorders>
            <w:shd w:val="clear" w:color="auto" w:fill="auto"/>
            <w:noWrap/>
            <w:vAlign w:val="center"/>
            <w:hideMark/>
          </w:tcPr>
          <w:p w14:paraId="40D448B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80.1</w:t>
            </w:r>
          </w:p>
        </w:tc>
        <w:tc>
          <w:tcPr>
            <w:tcW w:w="506" w:type="pct"/>
            <w:tcBorders>
              <w:top w:val="nil"/>
              <w:left w:val="single" w:sz="8" w:space="0" w:color="auto"/>
              <w:bottom w:val="nil"/>
              <w:right w:val="single" w:sz="8" w:space="0" w:color="auto"/>
            </w:tcBorders>
            <w:shd w:val="clear" w:color="auto" w:fill="auto"/>
            <w:noWrap/>
            <w:vAlign w:val="center"/>
            <w:hideMark/>
          </w:tcPr>
          <w:p w14:paraId="2AF5D28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2.7</w:t>
            </w:r>
          </w:p>
        </w:tc>
        <w:tc>
          <w:tcPr>
            <w:tcW w:w="659" w:type="pct"/>
            <w:tcBorders>
              <w:top w:val="nil"/>
              <w:left w:val="nil"/>
              <w:bottom w:val="nil"/>
              <w:right w:val="single" w:sz="8" w:space="0" w:color="auto"/>
            </w:tcBorders>
            <w:shd w:val="clear" w:color="auto" w:fill="auto"/>
            <w:noWrap/>
            <w:vAlign w:val="center"/>
            <w:hideMark/>
          </w:tcPr>
          <w:p w14:paraId="339AFE5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66.7</w:t>
            </w:r>
          </w:p>
        </w:tc>
      </w:tr>
      <w:tr w:rsidR="00E36865" w:rsidRPr="000717C3" w14:paraId="5B4A4757"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30041DA7"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28F25581"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Boreoteuthis borealis (juv.)*</w:t>
            </w:r>
          </w:p>
        </w:tc>
        <w:tc>
          <w:tcPr>
            <w:tcW w:w="339" w:type="pct"/>
            <w:tcBorders>
              <w:top w:val="nil"/>
              <w:left w:val="nil"/>
              <w:bottom w:val="nil"/>
              <w:right w:val="nil"/>
            </w:tcBorders>
            <w:shd w:val="clear" w:color="auto" w:fill="auto"/>
            <w:vAlign w:val="center"/>
            <w:hideMark/>
          </w:tcPr>
          <w:p w14:paraId="73C6F46D"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0.01</w:t>
            </w:r>
          </w:p>
        </w:tc>
        <w:tc>
          <w:tcPr>
            <w:tcW w:w="431" w:type="pct"/>
            <w:tcBorders>
              <w:top w:val="nil"/>
              <w:left w:val="single" w:sz="8" w:space="0" w:color="auto"/>
              <w:bottom w:val="nil"/>
              <w:right w:val="nil"/>
            </w:tcBorders>
            <w:shd w:val="clear" w:color="auto" w:fill="auto"/>
            <w:noWrap/>
            <w:vAlign w:val="center"/>
            <w:hideMark/>
          </w:tcPr>
          <w:p w14:paraId="329BED2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w:t>
            </w:r>
          </w:p>
        </w:tc>
        <w:tc>
          <w:tcPr>
            <w:tcW w:w="503" w:type="pct"/>
            <w:tcBorders>
              <w:top w:val="nil"/>
              <w:left w:val="single" w:sz="8" w:space="0" w:color="auto"/>
              <w:bottom w:val="nil"/>
              <w:right w:val="nil"/>
            </w:tcBorders>
            <w:shd w:val="clear" w:color="auto" w:fill="auto"/>
            <w:noWrap/>
            <w:vAlign w:val="center"/>
            <w:hideMark/>
          </w:tcPr>
          <w:p w14:paraId="22E53527"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0.01</w:t>
            </w:r>
          </w:p>
        </w:tc>
        <w:tc>
          <w:tcPr>
            <w:tcW w:w="670" w:type="pct"/>
            <w:tcBorders>
              <w:top w:val="nil"/>
              <w:left w:val="single" w:sz="8" w:space="0" w:color="auto"/>
              <w:bottom w:val="nil"/>
              <w:right w:val="nil"/>
            </w:tcBorders>
            <w:shd w:val="clear" w:color="auto" w:fill="auto"/>
            <w:noWrap/>
            <w:vAlign w:val="center"/>
            <w:hideMark/>
          </w:tcPr>
          <w:p w14:paraId="4E34E00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43.7</w:t>
            </w:r>
          </w:p>
        </w:tc>
        <w:tc>
          <w:tcPr>
            <w:tcW w:w="506" w:type="pct"/>
            <w:tcBorders>
              <w:top w:val="nil"/>
              <w:left w:val="single" w:sz="8" w:space="0" w:color="auto"/>
              <w:bottom w:val="nil"/>
              <w:right w:val="single" w:sz="8" w:space="0" w:color="auto"/>
            </w:tcBorders>
            <w:shd w:val="clear" w:color="auto" w:fill="auto"/>
            <w:noWrap/>
            <w:vAlign w:val="center"/>
            <w:hideMark/>
          </w:tcPr>
          <w:p w14:paraId="5D84261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0.11</w:t>
            </w:r>
          </w:p>
        </w:tc>
        <w:tc>
          <w:tcPr>
            <w:tcW w:w="659" w:type="pct"/>
            <w:tcBorders>
              <w:top w:val="nil"/>
              <w:left w:val="nil"/>
              <w:bottom w:val="nil"/>
              <w:right w:val="single" w:sz="8" w:space="0" w:color="auto"/>
            </w:tcBorders>
            <w:shd w:val="clear" w:color="auto" w:fill="auto"/>
            <w:noWrap/>
            <w:vAlign w:val="center"/>
            <w:hideMark/>
          </w:tcPr>
          <w:p w14:paraId="31B72D1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20</w:t>
            </w:r>
          </w:p>
        </w:tc>
      </w:tr>
      <w:tr w:rsidR="00E36865" w:rsidRPr="000717C3" w14:paraId="2812A3C6"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4B9FA8F9"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14</w:t>
            </w:r>
          </w:p>
        </w:tc>
        <w:tc>
          <w:tcPr>
            <w:tcW w:w="1564" w:type="pct"/>
            <w:tcBorders>
              <w:top w:val="nil"/>
              <w:left w:val="nil"/>
              <w:bottom w:val="nil"/>
              <w:right w:val="single" w:sz="8" w:space="0" w:color="auto"/>
            </w:tcBorders>
            <w:shd w:val="clear" w:color="auto" w:fill="auto"/>
            <w:vAlign w:val="center"/>
            <w:hideMark/>
          </w:tcPr>
          <w:p w14:paraId="47224687" w14:textId="0B25077A" w:rsidR="00E36865" w:rsidRPr="000717C3" w:rsidRDefault="00E36865" w:rsidP="002A06E4">
            <w:pPr>
              <w:widowControl/>
              <w:autoSpaceDE/>
              <w:autoSpaceDN/>
              <w:jc w:val="center"/>
              <w:rPr>
                <w:i/>
                <w:iCs/>
                <w:color w:val="000000"/>
                <w:sz w:val="18"/>
                <w:szCs w:val="18"/>
                <w:lang w:val="ru-RU" w:eastAsia="ru-RU"/>
              </w:rPr>
            </w:pPr>
            <w:r w:rsidRPr="000717C3">
              <w:rPr>
                <w:i/>
                <w:iCs/>
                <w:color w:val="000000"/>
                <w:sz w:val="18"/>
                <w:szCs w:val="18"/>
                <w:lang w:val="ru-RU" w:eastAsia="ru-RU"/>
              </w:rPr>
              <w:t>Gonatidae sp. (</w:t>
            </w:r>
            <w:r w:rsidR="002A06E4">
              <w:rPr>
                <w:i/>
                <w:iCs/>
                <w:color w:val="000000"/>
                <w:sz w:val="18"/>
                <w:szCs w:val="18"/>
                <w:lang w:val="en-US" w:eastAsia="ru-RU"/>
              </w:rPr>
              <w:t>juv</w:t>
            </w:r>
            <w:r w:rsidRPr="000717C3">
              <w:rPr>
                <w:i/>
                <w:iCs/>
                <w:color w:val="000000"/>
                <w:sz w:val="18"/>
                <w:szCs w:val="18"/>
                <w:lang w:val="ru-RU" w:eastAsia="ru-RU"/>
              </w:rPr>
              <w:t>.)</w:t>
            </w:r>
          </w:p>
        </w:tc>
        <w:tc>
          <w:tcPr>
            <w:tcW w:w="339" w:type="pct"/>
            <w:tcBorders>
              <w:top w:val="nil"/>
              <w:left w:val="nil"/>
              <w:bottom w:val="nil"/>
              <w:right w:val="nil"/>
            </w:tcBorders>
            <w:shd w:val="clear" w:color="auto" w:fill="auto"/>
            <w:vAlign w:val="center"/>
            <w:hideMark/>
          </w:tcPr>
          <w:p w14:paraId="08F87C5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0.01</w:t>
            </w:r>
          </w:p>
        </w:tc>
        <w:tc>
          <w:tcPr>
            <w:tcW w:w="431" w:type="pct"/>
            <w:tcBorders>
              <w:top w:val="nil"/>
              <w:left w:val="single" w:sz="8" w:space="0" w:color="auto"/>
              <w:bottom w:val="nil"/>
              <w:right w:val="nil"/>
            </w:tcBorders>
            <w:shd w:val="clear" w:color="auto" w:fill="auto"/>
            <w:noWrap/>
            <w:vAlign w:val="center"/>
            <w:hideMark/>
          </w:tcPr>
          <w:p w14:paraId="3FC7D506"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10</w:t>
            </w:r>
          </w:p>
        </w:tc>
        <w:tc>
          <w:tcPr>
            <w:tcW w:w="503" w:type="pct"/>
            <w:tcBorders>
              <w:top w:val="nil"/>
              <w:left w:val="single" w:sz="8" w:space="0" w:color="auto"/>
              <w:bottom w:val="nil"/>
              <w:right w:val="nil"/>
            </w:tcBorders>
            <w:shd w:val="clear" w:color="auto" w:fill="auto"/>
            <w:noWrap/>
            <w:vAlign w:val="center"/>
            <w:hideMark/>
          </w:tcPr>
          <w:p w14:paraId="70442DD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0.024</w:t>
            </w:r>
          </w:p>
        </w:tc>
        <w:tc>
          <w:tcPr>
            <w:tcW w:w="670" w:type="pct"/>
            <w:tcBorders>
              <w:top w:val="nil"/>
              <w:left w:val="single" w:sz="8" w:space="0" w:color="auto"/>
              <w:bottom w:val="nil"/>
              <w:right w:val="nil"/>
            </w:tcBorders>
            <w:shd w:val="clear" w:color="auto" w:fill="auto"/>
            <w:noWrap/>
            <w:vAlign w:val="center"/>
            <w:hideMark/>
          </w:tcPr>
          <w:p w14:paraId="029F1861"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47.2</w:t>
            </w:r>
          </w:p>
        </w:tc>
        <w:tc>
          <w:tcPr>
            <w:tcW w:w="506" w:type="pct"/>
            <w:tcBorders>
              <w:top w:val="nil"/>
              <w:left w:val="single" w:sz="8" w:space="0" w:color="auto"/>
              <w:bottom w:val="nil"/>
              <w:right w:val="single" w:sz="8" w:space="0" w:color="auto"/>
            </w:tcBorders>
            <w:shd w:val="clear" w:color="auto" w:fill="auto"/>
            <w:noWrap/>
            <w:vAlign w:val="center"/>
            <w:hideMark/>
          </w:tcPr>
          <w:p w14:paraId="2C76E62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0.11</w:t>
            </w:r>
          </w:p>
        </w:tc>
        <w:tc>
          <w:tcPr>
            <w:tcW w:w="659" w:type="pct"/>
            <w:tcBorders>
              <w:top w:val="nil"/>
              <w:left w:val="nil"/>
              <w:bottom w:val="nil"/>
              <w:right w:val="single" w:sz="8" w:space="0" w:color="auto"/>
            </w:tcBorders>
            <w:shd w:val="clear" w:color="auto" w:fill="auto"/>
            <w:noWrap/>
            <w:vAlign w:val="center"/>
            <w:hideMark/>
          </w:tcPr>
          <w:p w14:paraId="68693B3E"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03766D34"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6E21AC2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15</w:t>
            </w:r>
          </w:p>
        </w:tc>
        <w:tc>
          <w:tcPr>
            <w:tcW w:w="1564" w:type="pct"/>
            <w:tcBorders>
              <w:top w:val="nil"/>
              <w:left w:val="nil"/>
              <w:bottom w:val="nil"/>
              <w:right w:val="single" w:sz="8" w:space="0" w:color="auto"/>
            </w:tcBorders>
            <w:shd w:val="clear" w:color="auto" w:fill="auto"/>
            <w:vAlign w:val="center"/>
            <w:hideMark/>
          </w:tcPr>
          <w:p w14:paraId="1CD57FF3"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Gonatus kamtschaticus</w:t>
            </w:r>
          </w:p>
        </w:tc>
        <w:tc>
          <w:tcPr>
            <w:tcW w:w="339" w:type="pct"/>
            <w:tcBorders>
              <w:top w:val="nil"/>
              <w:left w:val="nil"/>
              <w:bottom w:val="nil"/>
              <w:right w:val="nil"/>
            </w:tcBorders>
            <w:shd w:val="clear" w:color="auto" w:fill="auto"/>
            <w:vAlign w:val="center"/>
            <w:hideMark/>
          </w:tcPr>
          <w:p w14:paraId="459A60D3"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4E81466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w:t>
            </w:r>
          </w:p>
        </w:tc>
        <w:tc>
          <w:tcPr>
            <w:tcW w:w="503" w:type="pct"/>
            <w:tcBorders>
              <w:top w:val="nil"/>
              <w:left w:val="single" w:sz="8" w:space="0" w:color="auto"/>
              <w:bottom w:val="nil"/>
              <w:right w:val="nil"/>
            </w:tcBorders>
            <w:shd w:val="clear" w:color="auto" w:fill="auto"/>
            <w:noWrap/>
            <w:vAlign w:val="center"/>
            <w:hideMark/>
          </w:tcPr>
          <w:p w14:paraId="5077EA9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0.292</w:t>
            </w:r>
          </w:p>
        </w:tc>
        <w:tc>
          <w:tcPr>
            <w:tcW w:w="670" w:type="pct"/>
            <w:tcBorders>
              <w:top w:val="nil"/>
              <w:left w:val="single" w:sz="8" w:space="0" w:color="auto"/>
              <w:bottom w:val="nil"/>
              <w:right w:val="nil"/>
            </w:tcBorders>
            <w:shd w:val="clear" w:color="auto" w:fill="auto"/>
            <w:noWrap/>
            <w:vAlign w:val="center"/>
            <w:hideMark/>
          </w:tcPr>
          <w:p w14:paraId="23705E2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2.8</w:t>
            </w:r>
          </w:p>
        </w:tc>
        <w:tc>
          <w:tcPr>
            <w:tcW w:w="506" w:type="pct"/>
            <w:tcBorders>
              <w:top w:val="nil"/>
              <w:left w:val="single" w:sz="8" w:space="0" w:color="auto"/>
              <w:bottom w:val="nil"/>
              <w:right w:val="single" w:sz="8" w:space="0" w:color="auto"/>
            </w:tcBorders>
            <w:shd w:val="clear" w:color="auto" w:fill="auto"/>
            <w:noWrap/>
            <w:vAlign w:val="center"/>
            <w:hideMark/>
          </w:tcPr>
          <w:p w14:paraId="28D8E532"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0.14</w:t>
            </w:r>
          </w:p>
        </w:tc>
        <w:tc>
          <w:tcPr>
            <w:tcW w:w="659" w:type="pct"/>
            <w:tcBorders>
              <w:top w:val="nil"/>
              <w:left w:val="nil"/>
              <w:bottom w:val="nil"/>
              <w:right w:val="single" w:sz="8" w:space="0" w:color="auto"/>
            </w:tcBorders>
            <w:shd w:val="clear" w:color="auto" w:fill="auto"/>
            <w:noWrap/>
            <w:vAlign w:val="center"/>
            <w:hideMark/>
          </w:tcPr>
          <w:p w14:paraId="23DD7FA4"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78D3666D"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71482753"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16</w:t>
            </w:r>
          </w:p>
        </w:tc>
        <w:tc>
          <w:tcPr>
            <w:tcW w:w="1564" w:type="pct"/>
            <w:tcBorders>
              <w:top w:val="nil"/>
              <w:left w:val="nil"/>
              <w:bottom w:val="nil"/>
              <w:right w:val="single" w:sz="8" w:space="0" w:color="auto"/>
            </w:tcBorders>
            <w:shd w:val="clear" w:color="auto" w:fill="auto"/>
            <w:vAlign w:val="center"/>
            <w:hideMark/>
          </w:tcPr>
          <w:p w14:paraId="78198745"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Gonatus madokai</w:t>
            </w:r>
          </w:p>
        </w:tc>
        <w:tc>
          <w:tcPr>
            <w:tcW w:w="339" w:type="pct"/>
            <w:tcBorders>
              <w:top w:val="nil"/>
              <w:left w:val="nil"/>
              <w:bottom w:val="nil"/>
              <w:right w:val="nil"/>
            </w:tcBorders>
            <w:shd w:val="clear" w:color="auto" w:fill="auto"/>
            <w:vAlign w:val="center"/>
            <w:hideMark/>
          </w:tcPr>
          <w:p w14:paraId="06676678"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47D2BB92"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NA</w:t>
            </w:r>
          </w:p>
        </w:tc>
        <w:tc>
          <w:tcPr>
            <w:tcW w:w="503" w:type="pct"/>
            <w:tcBorders>
              <w:top w:val="nil"/>
              <w:left w:val="single" w:sz="8" w:space="0" w:color="auto"/>
              <w:bottom w:val="nil"/>
              <w:right w:val="nil"/>
            </w:tcBorders>
            <w:shd w:val="clear" w:color="auto" w:fill="auto"/>
            <w:noWrap/>
            <w:vAlign w:val="center"/>
            <w:hideMark/>
          </w:tcPr>
          <w:p w14:paraId="7A72AFCB"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0.12</w:t>
            </w:r>
          </w:p>
        </w:tc>
        <w:tc>
          <w:tcPr>
            <w:tcW w:w="670" w:type="pct"/>
            <w:tcBorders>
              <w:top w:val="nil"/>
              <w:left w:val="single" w:sz="8" w:space="0" w:color="auto"/>
              <w:bottom w:val="nil"/>
              <w:right w:val="nil"/>
            </w:tcBorders>
            <w:shd w:val="clear" w:color="auto" w:fill="auto"/>
            <w:noWrap/>
            <w:vAlign w:val="center"/>
            <w:hideMark/>
          </w:tcPr>
          <w:p w14:paraId="1CCF0432"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4CE0B8F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0.06</w:t>
            </w:r>
          </w:p>
        </w:tc>
        <w:tc>
          <w:tcPr>
            <w:tcW w:w="659" w:type="pct"/>
            <w:tcBorders>
              <w:top w:val="nil"/>
              <w:left w:val="nil"/>
              <w:bottom w:val="nil"/>
              <w:right w:val="single" w:sz="8" w:space="0" w:color="auto"/>
            </w:tcBorders>
            <w:shd w:val="clear" w:color="auto" w:fill="auto"/>
            <w:noWrap/>
            <w:vAlign w:val="center"/>
            <w:hideMark/>
          </w:tcPr>
          <w:p w14:paraId="6424F4E2"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6F577DC1"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610D6C1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17</w:t>
            </w:r>
          </w:p>
        </w:tc>
        <w:tc>
          <w:tcPr>
            <w:tcW w:w="1564" w:type="pct"/>
            <w:tcBorders>
              <w:top w:val="nil"/>
              <w:left w:val="nil"/>
              <w:bottom w:val="nil"/>
              <w:right w:val="single" w:sz="8" w:space="0" w:color="auto"/>
            </w:tcBorders>
            <w:shd w:val="clear" w:color="auto" w:fill="auto"/>
            <w:vAlign w:val="center"/>
            <w:hideMark/>
          </w:tcPr>
          <w:p w14:paraId="5AF992F0"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Okutania anonycha*</w:t>
            </w:r>
            <w:bookmarkStart w:id="22" w:name="_GoBack"/>
            <w:bookmarkEnd w:id="22"/>
          </w:p>
        </w:tc>
        <w:tc>
          <w:tcPr>
            <w:tcW w:w="339" w:type="pct"/>
            <w:tcBorders>
              <w:top w:val="nil"/>
              <w:left w:val="nil"/>
              <w:bottom w:val="nil"/>
              <w:right w:val="nil"/>
            </w:tcBorders>
            <w:shd w:val="clear" w:color="auto" w:fill="auto"/>
            <w:vAlign w:val="center"/>
            <w:hideMark/>
          </w:tcPr>
          <w:p w14:paraId="3386EB70"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5A02F0E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2031</w:t>
            </w:r>
          </w:p>
        </w:tc>
        <w:tc>
          <w:tcPr>
            <w:tcW w:w="503" w:type="pct"/>
            <w:tcBorders>
              <w:top w:val="nil"/>
              <w:left w:val="single" w:sz="8" w:space="0" w:color="auto"/>
              <w:bottom w:val="nil"/>
              <w:right w:val="nil"/>
            </w:tcBorders>
            <w:shd w:val="clear" w:color="auto" w:fill="auto"/>
            <w:noWrap/>
            <w:vAlign w:val="center"/>
            <w:hideMark/>
          </w:tcPr>
          <w:p w14:paraId="3DE0466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9.682</w:t>
            </w:r>
          </w:p>
        </w:tc>
        <w:tc>
          <w:tcPr>
            <w:tcW w:w="670" w:type="pct"/>
            <w:tcBorders>
              <w:top w:val="nil"/>
              <w:left w:val="single" w:sz="8" w:space="0" w:color="auto"/>
              <w:bottom w:val="nil"/>
              <w:right w:val="nil"/>
            </w:tcBorders>
            <w:shd w:val="clear" w:color="auto" w:fill="auto"/>
            <w:noWrap/>
            <w:vAlign w:val="center"/>
            <w:hideMark/>
          </w:tcPr>
          <w:p w14:paraId="5FFA972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2002.3</w:t>
            </w:r>
          </w:p>
        </w:tc>
        <w:tc>
          <w:tcPr>
            <w:tcW w:w="506" w:type="pct"/>
            <w:tcBorders>
              <w:top w:val="nil"/>
              <w:left w:val="single" w:sz="8" w:space="0" w:color="auto"/>
              <w:bottom w:val="nil"/>
              <w:right w:val="single" w:sz="8" w:space="0" w:color="auto"/>
            </w:tcBorders>
            <w:shd w:val="clear" w:color="auto" w:fill="auto"/>
            <w:noWrap/>
            <w:vAlign w:val="center"/>
            <w:hideMark/>
          </w:tcPr>
          <w:p w14:paraId="2B852E3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9.6</w:t>
            </w:r>
          </w:p>
        </w:tc>
        <w:tc>
          <w:tcPr>
            <w:tcW w:w="659" w:type="pct"/>
            <w:tcBorders>
              <w:top w:val="nil"/>
              <w:left w:val="nil"/>
              <w:bottom w:val="nil"/>
              <w:right w:val="single" w:sz="8" w:space="0" w:color="auto"/>
            </w:tcBorders>
            <w:shd w:val="clear" w:color="auto" w:fill="auto"/>
            <w:noWrap/>
            <w:vAlign w:val="center"/>
            <w:hideMark/>
          </w:tcPr>
          <w:p w14:paraId="2F4B1AF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33.3</w:t>
            </w:r>
          </w:p>
        </w:tc>
      </w:tr>
      <w:tr w:rsidR="00E36865" w:rsidRPr="000717C3" w14:paraId="2AD45B08"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0A803C25"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749001A0"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Chiroteuthidae</w:t>
            </w:r>
          </w:p>
        </w:tc>
        <w:tc>
          <w:tcPr>
            <w:tcW w:w="339" w:type="pct"/>
            <w:tcBorders>
              <w:top w:val="nil"/>
              <w:left w:val="nil"/>
              <w:bottom w:val="nil"/>
              <w:right w:val="nil"/>
            </w:tcBorders>
            <w:shd w:val="clear" w:color="auto" w:fill="auto"/>
            <w:vAlign w:val="center"/>
            <w:hideMark/>
          </w:tcPr>
          <w:p w14:paraId="539B3B14"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05365419"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1044F0CB"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3FD64794"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1A84DC93"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760EA4C7"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04C15F8D"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2FB51BBF"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18</w:t>
            </w:r>
          </w:p>
        </w:tc>
        <w:tc>
          <w:tcPr>
            <w:tcW w:w="1564" w:type="pct"/>
            <w:tcBorders>
              <w:top w:val="nil"/>
              <w:left w:val="nil"/>
              <w:bottom w:val="nil"/>
              <w:right w:val="single" w:sz="8" w:space="0" w:color="auto"/>
            </w:tcBorders>
            <w:shd w:val="clear" w:color="auto" w:fill="auto"/>
            <w:vAlign w:val="center"/>
            <w:hideMark/>
          </w:tcPr>
          <w:p w14:paraId="51F6400F"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Chiroteuthis calyx</w:t>
            </w:r>
          </w:p>
        </w:tc>
        <w:tc>
          <w:tcPr>
            <w:tcW w:w="339" w:type="pct"/>
            <w:tcBorders>
              <w:top w:val="nil"/>
              <w:left w:val="nil"/>
              <w:bottom w:val="nil"/>
              <w:right w:val="nil"/>
            </w:tcBorders>
            <w:shd w:val="clear" w:color="auto" w:fill="auto"/>
            <w:vAlign w:val="center"/>
            <w:hideMark/>
          </w:tcPr>
          <w:p w14:paraId="6F0458D6"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14D0FE5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w:t>
            </w:r>
          </w:p>
        </w:tc>
        <w:tc>
          <w:tcPr>
            <w:tcW w:w="503" w:type="pct"/>
            <w:tcBorders>
              <w:top w:val="nil"/>
              <w:left w:val="single" w:sz="8" w:space="0" w:color="auto"/>
              <w:bottom w:val="nil"/>
              <w:right w:val="nil"/>
            </w:tcBorders>
            <w:shd w:val="clear" w:color="auto" w:fill="auto"/>
            <w:noWrap/>
            <w:vAlign w:val="center"/>
            <w:hideMark/>
          </w:tcPr>
          <w:p w14:paraId="30B9CEA2"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0.065</w:t>
            </w:r>
          </w:p>
        </w:tc>
        <w:tc>
          <w:tcPr>
            <w:tcW w:w="670" w:type="pct"/>
            <w:tcBorders>
              <w:top w:val="nil"/>
              <w:left w:val="single" w:sz="8" w:space="0" w:color="auto"/>
              <w:bottom w:val="nil"/>
              <w:right w:val="nil"/>
            </w:tcBorders>
            <w:shd w:val="clear" w:color="auto" w:fill="auto"/>
            <w:noWrap/>
            <w:vAlign w:val="center"/>
            <w:hideMark/>
          </w:tcPr>
          <w:p w14:paraId="6338E8D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2.4</w:t>
            </w:r>
          </w:p>
        </w:tc>
        <w:tc>
          <w:tcPr>
            <w:tcW w:w="506" w:type="pct"/>
            <w:tcBorders>
              <w:top w:val="nil"/>
              <w:left w:val="single" w:sz="8" w:space="0" w:color="auto"/>
              <w:bottom w:val="nil"/>
              <w:right w:val="single" w:sz="8" w:space="0" w:color="auto"/>
            </w:tcBorders>
            <w:shd w:val="clear" w:color="auto" w:fill="auto"/>
            <w:noWrap/>
            <w:vAlign w:val="center"/>
            <w:hideMark/>
          </w:tcPr>
          <w:p w14:paraId="1948EDE7"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0.08</w:t>
            </w:r>
          </w:p>
        </w:tc>
        <w:tc>
          <w:tcPr>
            <w:tcW w:w="659" w:type="pct"/>
            <w:tcBorders>
              <w:top w:val="nil"/>
              <w:left w:val="nil"/>
              <w:bottom w:val="nil"/>
              <w:right w:val="single" w:sz="8" w:space="0" w:color="auto"/>
            </w:tcBorders>
            <w:shd w:val="clear" w:color="auto" w:fill="auto"/>
            <w:noWrap/>
            <w:vAlign w:val="center"/>
            <w:hideMark/>
          </w:tcPr>
          <w:p w14:paraId="1DDB651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3.13</w:t>
            </w:r>
          </w:p>
        </w:tc>
      </w:tr>
      <w:tr w:rsidR="00E36865" w:rsidRPr="000717C3" w14:paraId="4FA087B7"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097B48F1"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single" w:sz="8" w:space="0" w:color="auto"/>
              <w:left w:val="nil"/>
              <w:bottom w:val="single" w:sz="8" w:space="0" w:color="auto"/>
              <w:right w:val="single" w:sz="8" w:space="0" w:color="auto"/>
            </w:tcBorders>
            <w:shd w:val="clear" w:color="auto" w:fill="auto"/>
            <w:vAlign w:val="center"/>
            <w:hideMark/>
          </w:tcPr>
          <w:p w14:paraId="59A9F92D"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All cephalopods</w:t>
            </w:r>
          </w:p>
        </w:tc>
        <w:tc>
          <w:tcPr>
            <w:tcW w:w="339" w:type="pct"/>
            <w:tcBorders>
              <w:top w:val="single" w:sz="8" w:space="0" w:color="auto"/>
              <w:left w:val="nil"/>
              <w:bottom w:val="single" w:sz="8" w:space="0" w:color="auto"/>
              <w:right w:val="single" w:sz="8" w:space="0" w:color="auto"/>
            </w:tcBorders>
            <w:shd w:val="clear" w:color="auto" w:fill="auto"/>
            <w:vAlign w:val="center"/>
            <w:hideMark/>
          </w:tcPr>
          <w:p w14:paraId="68C912F4"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single" w:sz="8" w:space="0" w:color="auto"/>
              <w:left w:val="nil"/>
              <w:bottom w:val="single" w:sz="8" w:space="0" w:color="auto"/>
              <w:right w:val="single" w:sz="8" w:space="0" w:color="auto"/>
            </w:tcBorders>
            <w:shd w:val="clear" w:color="auto" w:fill="auto"/>
            <w:noWrap/>
            <w:vAlign w:val="center"/>
            <w:hideMark/>
          </w:tcPr>
          <w:p w14:paraId="04E91228"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2153</w:t>
            </w:r>
          </w:p>
        </w:tc>
        <w:tc>
          <w:tcPr>
            <w:tcW w:w="503" w:type="pct"/>
            <w:tcBorders>
              <w:top w:val="single" w:sz="8" w:space="0" w:color="auto"/>
              <w:left w:val="nil"/>
              <w:bottom w:val="single" w:sz="8" w:space="0" w:color="auto"/>
              <w:right w:val="single" w:sz="8" w:space="0" w:color="auto"/>
            </w:tcBorders>
            <w:shd w:val="clear" w:color="auto" w:fill="auto"/>
            <w:noWrap/>
            <w:vAlign w:val="center"/>
            <w:hideMark/>
          </w:tcPr>
          <w:p w14:paraId="7C6A3124"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16.829</w:t>
            </w:r>
          </w:p>
        </w:tc>
        <w:tc>
          <w:tcPr>
            <w:tcW w:w="670" w:type="pct"/>
            <w:tcBorders>
              <w:top w:val="single" w:sz="8" w:space="0" w:color="auto"/>
              <w:left w:val="nil"/>
              <w:bottom w:val="single" w:sz="8" w:space="0" w:color="auto"/>
              <w:right w:val="single" w:sz="8" w:space="0" w:color="auto"/>
            </w:tcBorders>
            <w:shd w:val="clear" w:color="auto" w:fill="auto"/>
            <w:noWrap/>
            <w:vAlign w:val="center"/>
            <w:hideMark/>
          </w:tcPr>
          <w:p w14:paraId="10EC1D27"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2199.9</w:t>
            </w:r>
          </w:p>
        </w:tc>
        <w:tc>
          <w:tcPr>
            <w:tcW w:w="506" w:type="pct"/>
            <w:tcBorders>
              <w:top w:val="single" w:sz="8" w:space="0" w:color="auto"/>
              <w:left w:val="nil"/>
              <w:bottom w:val="single" w:sz="8" w:space="0" w:color="auto"/>
              <w:right w:val="single" w:sz="8" w:space="0" w:color="auto"/>
            </w:tcBorders>
            <w:shd w:val="clear" w:color="auto" w:fill="auto"/>
            <w:noWrap/>
            <w:vAlign w:val="center"/>
            <w:hideMark/>
          </w:tcPr>
          <w:p w14:paraId="4D272A5F"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16.8</w:t>
            </w:r>
          </w:p>
        </w:tc>
        <w:tc>
          <w:tcPr>
            <w:tcW w:w="659" w:type="pct"/>
            <w:tcBorders>
              <w:top w:val="single" w:sz="8" w:space="0" w:color="auto"/>
              <w:left w:val="nil"/>
              <w:bottom w:val="single" w:sz="8" w:space="0" w:color="auto"/>
              <w:right w:val="single" w:sz="8" w:space="0" w:color="auto"/>
            </w:tcBorders>
            <w:shd w:val="clear" w:color="auto" w:fill="auto"/>
            <w:noWrap/>
            <w:vAlign w:val="center"/>
            <w:hideMark/>
          </w:tcPr>
          <w:p w14:paraId="72916A1B" w14:textId="77777777" w:rsidR="00E36865" w:rsidRPr="000717C3" w:rsidRDefault="00E36865" w:rsidP="00F9350C">
            <w:pPr>
              <w:widowControl/>
              <w:autoSpaceDE/>
              <w:autoSpaceDN/>
              <w:jc w:val="center"/>
              <w:rPr>
                <w:b/>
                <w:bCs/>
                <w:color w:val="000000"/>
                <w:sz w:val="20"/>
                <w:szCs w:val="20"/>
                <w:lang w:val="ru-RU" w:eastAsia="ru-RU"/>
              </w:rPr>
            </w:pPr>
          </w:p>
        </w:tc>
      </w:tr>
      <w:tr w:rsidR="00E36865" w:rsidRPr="000717C3" w14:paraId="7F7721DF"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5C8365B3"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single" w:sz="8" w:space="0" w:color="auto"/>
              <w:right w:val="single" w:sz="8" w:space="0" w:color="auto"/>
            </w:tcBorders>
            <w:shd w:val="clear" w:color="auto" w:fill="auto"/>
            <w:vAlign w:val="center"/>
            <w:hideMark/>
          </w:tcPr>
          <w:p w14:paraId="37E16549"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All nektonic species</w:t>
            </w:r>
          </w:p>
        </w:tc>
        <w:tc>
          <w:tcPr>
            <w:tcW w:w="339" w:type="pct"/>
            <w:tcBorders>
              <w:top w:val="nil"/>
              <w:left w:val="nil"/>
              <w:bottom w:val="single" w:sz="8" w:space="0" w:color="auto"/>
              <w:right w:val="single" w:sz="8" w:space="0" w:color="auto"/>
            </w:tcBorders>
            <w:shd w:val="clear" w:color="auto" w:fill="auto"/>
            <w:vAlign w:val="center"/>
            <w:hideMark/>
          </w:tcPr>
          <w:p w14:paraId="5CF77284"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nil"/>
              <w:left w:val="nil"/>
              <w:bottom w:val="single" w:sz="8" w:space="0" w:color="auto"/>
              <w:right w:val="single" w:sz="8" w:space="0" w:color="auto"/>
            </w:tcBorders>
            <w:shd w:val="clear" w:color="auto" w:fill="auto"/>
            <w:noWrap/>
            <w:vAlign w:val="center"/>
            <w:hideMark/>
          </w:tcPr>
          <w:p w14:paraId="1BF1195B"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3985</w:t>
            </w:r>
          </w:p>
        </w:tc>
        <w:tc>
          <w:tcPr>
            <w:tcW w:w="503" w:type="pct"/>
            <w:tcBorders>
              <w:top w:val="nil"/>
              <w:left w:val="nil"/>
              <w:bottom w:val="single" w:sz="8" w:space="0" w:color="auto"/>
              <w:right w:val="single" w:sz="8" w:space="0" w:color="auto"/>
            </w:tcBorders>
            <w:shd w:val="clear" w:color="auto" w:fill="auto"/>
            <w:noWrap/>
            <w:vAlign w:val="center"/>
            <w:hideMark/>
          </w:tcPr>
          <w:p w14:paraId="0B668503"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514.187</w:t>
            </w:r>
          </w:p>
        </w:tc>
        <w:tc>
          <w:tcPr>
            <w:tcW w:w="670" w:type="pct"/>
            <w:tcBorders>
              <w:top w:val="nil"/>
              <w:left w:val="nil"/>
              <w:bottom w:val="single" w:sz="8" w:space="0" w:color="auto"/>
              <w:right w:val="single" w:sz="8" w:space="0" w:color="auto"/>
            </w:tcBorders>
            <w:shd w:val="clear" w:color="auto" w:fill="auto"/>
            <w:noWrap/>
            <w:vAlign w:val="center"/>
            <w:hideMark/>
          </w:tcPr>
          <w:p w14:paraId="77098C78"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3002.1</w:t>
            </w:r>
          </w:p>
        </w:tc>
        <w:tc>
          <w:tcPr>
            <w:tcW w:w="506" w:type="pct"/>
            <w:tcBorders>
              <w:top w:val="nil"/>
              <w:left w:val="nil"/>
              <w:bottom w:val="single" w:sz="8" w:space="0" w:color="auto"/>
              <w:right w:val="single" w:sz="8" w:space="0" w:color="auto"/>
            </w:tcBorders>
            <w:shd w:val="clear" w:color="auto" w:fill="auto"/>
            <w:noWrap/>
            <w:vAlign w:val="center"/>
            <w:hideMark/>
          </w:tcPr>
          <w:p w14:paraId="445EC344"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85.3</w:t>
            </w:r>
          </w:p>
        </w:tc>
        <w:tc>
          <w:tcPr>
            <w:tcW w:w="659" w:type="pct"/>
            <w:tcBorders>
              <w:top w:val="nil"/>
              <w:left w:val="nil"/>
              <w:bottom w:val="single" w:sz="8" w:space="0" w:color="auto"/>
              <w:right w:val="single" w:sz="8" w:space="0" w:color="auto"/>
            </w:tcBorders>
            <w:shd w:val="clear" w:color="auto" w:fill="auto"/>
            <w:noWrap/>
            <w:vAlign w:val="center"/>
            <w:hideMark/>
          </w:tcPr>
          <w:p w14:paraId="0275E24C" w14:textId="77777777" w:rsidR="00E36865" w:rsidRPr="000717C3" w:rsidRDefault="00E36865" w:rsidP="00F9350C">
            <w:pPr>
              <w:widowControl/>
              <w:autoSpaceDE/>
              <w:autoSpaceDN/>
              <w:jc w:val="center"/>
              <w:rPr>
                <w:b/>
                <w:bCs/>
                <w:color w:val="000000"/>
                <w:sz w:val="20"/>
                <w:szCs w:val="20"/>
                <w:lang w:val="ru-RU" w:eastAsia="ru-RU"/>
              </w:rPr>
            </w:pPr>
          </w:p>
        </w:tc>
      </w:tr>
      <w:tr w:rsidR="00E36865" w:rsidRPr="000717C3" w14:paraId="17699761"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185B64EC"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053B7459" w14:textId="616C3F2E" w:rsidR="00E36865" w:rsidRPr="002A06E4" w:rsidRDefault="002A06E4" w:rsidP="00F9350C">
            <w:pPr>
              <w:widowControl/>
              <w:autoSpaceDE/>
              <w:autoSpaceDN/>
              <w:jc w:val="center"/>
              <w:rPr>
                <w:b/>
                <w:bCs/>
                <w:i/>
                <w:iCs/>
                <w:color w:val="000000"/>
                <w:sz w:val="18"/>
                <w:szCs w:val="18"/>
                <w:lang w:val="en-US" w:eastAsia="ru-RU"/>
              </w:rPr>
            </w:pPr>
            <w:r>
              <w:rPr>
                <w:b/>
                <w:bCs/>
                <w:i/>
                <w:iCs/>
                <w:color w:val="000000"/>
                <w:sz w:val="18"/>
                <w:szCs w:val="18"/>
                <w:lang w:val="en-US" w:eastAsia="ru-RU"/>
              </w:rPr>
              <w:t>Jellyfishes</w:t>
            </w:r>
          </w:p>
        </w:tc>
        <w:tc>
          <w:tcPr>
            <w:tcW w:w="339" w:type="pct"/>
            <w:tcBorders>
              <w:top w:val="nil"/>
              <w:left w:val="nil"/>
              <w:bottom w:val="nil"/>
              <w:right w:val="nil"/>
            </w:tcBorders>
            <w:shd w:val="clear" w:color="auto" w:fill="auto"/>
            <w:vAlign w:val="center"/>
            <w:hideMark/>
          </w:tcPr>
          <w:p w14:paraId="54EB402A" w14:textId="77777777" w:rsidR="00E36865" w:rsidRPr="000717C3" w:rsidRDefault="00E36865" w:rsidP="00F9350C">
            <w:pPr>
              <w:widowControl/>
              <w:autoSpaceDE/>
              <w:autoSpaceDN/>
              <w:jc w:val="center"/>
              <w:rPr>
                <w:b/>
                <w:bCs/>
                <w:i/>
                <w:iCs/>
                <w:color w:val="000000"/>
                <w:sz w:val="18"/>
                <w:szCs w:val="18"/>
                <w:lang w:val="ru-RU" w:eastAsia="ru-RU"/>
              </w:rPr>
            </w:pPr>
          </w:p>
        </w:tc>
        <w:tc>
          <w:tcPr>
            <w:tcW w:w="431" w:type="pct"/>
            <w:tcBorders>
              <w:top w:val="nil"/>
              <w:left w:val="single" w:sz="8" w:space="0" w:color="auto"/>
              <w:bottom w:val="nil"/>
              <w:right w:val="nil"/>
            </w:tcBorders>
            <w:shd w:val="clear" w:color="auto" w:fill="auto"/>
            <w:noWrap/>
            <w:vAlign w:val="center"/>
            <w:hideMark/>
          </w:tcPr>
          <w:p w14:paraId="6009702F" w14:textId="77777777" w:rsidR="00E36865" w:rsidRPr="000717C3" w:rsidRDefault="00E36865" w:rsidP="00F9350C">
            <w:pPr>
              <w:widowControl/>
              <w:autoSpaceDE/>
              <w:autoSpaceDN/>
              <w:jc w:val="center"/>
              <w:rPr>
                <w:color w:val="000000"/>
                <w:sz w:val="20"/>
                <w:szCs w:val="20"/>
                <w:lang w:val="ru-RU" w:eastAsia="ru-RU"/>
              </w:rPr>
            </w:pPr>
          </w:p>
        </w:tc>
        <w:tc>
          <w:tcPr>
            <w:tcW w:w="503" w:type="pct"/>
            <w:tcBorders>
              <w:top w:val="nil"/>
              <w:left w:val="single" w:sz="8" w:space="0" w:color="auto"/>
              <w:bottom w:val="nil"/>
              <w:right w:val="nil"/>
            </w:tcBorders>
            <w:shd w:val="clear" w:color="auto" w:fill="auto"/>
            <w:noWrap/>
            <w:vAlign w:val="center"/>
            <w:hideMark/>
          </w:tcPr>
          <w:p w14:paraId="6521AE9D" w14:textId="77777777" w:rsidR="00E36865" w:rsidRPr="000717C3" w:rsidRDefault="00E36865" w:rsidP="00F9350C">
            <w:pPr>
              <w:widowControl/>
              <w:autoSpaceDE/>
              <w:autoSpaceDN/>
              <w:jc w:val="center"/>
              <w:rPr>
                <w:color w:val="000000"/>
                <w:sz w:val="20"/>
                <w:szCs w:val="20"/>
                <w:lang w:val="ru-RU" w:eastAsia="ru-RU"/>
              </w:rPr>
            </w:pPr>
          </w:p>
        </w:tc>
        <w:tc>
          <w:tcPr>
            <w:tcW w:w="670" w:type="pct"/>
            <w:tcBorders>
              <w:top w:val="nil"/>
              <w:left w:val="single" w:sz="8" w:space="0" w:color="auto"/>
              <w:bottom w:val="nil"/>
              <w:right w:val="nil"/>
            </w:tcBorders>
            <w:shd w:val="clear" w:color="auto" w:fill="auto"/>
            <w:noWrap/>
            <w:vAlign w:val="center"/>
            <w:hideMark/>
          </w:tcPr>
          <w:p w14:paraId="58349A52"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75111B18"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noWrap/>
            <w:vAlign w:val="center"/>
            <w:hideMark/>
          </w:tcPr>
          <w:p w14:paraId="2C4969B9"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4FA93894"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48E12E6B"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19</w:t>
            </w:r>
          </w:p>
        </w:tc>
        <w:tc>
          <w:tcPr>
            <w:tcW w:w="1564" w:type="pct"/>
            <w:tcBorders>
              <w:top w:val="nil"/>
              <w:left w:val="nil"/>
              <w:bottom w:val="nil"/>
              <w:right w:val="single" w:sz="8" w:space="0" w:color="auto"/>
            </w:tcBorders>
            <w:shd w:val="clear" w:color="auto" w:fill="auto"/>
            <w:vAlign w:val="center"/>
            <w:hideMark/>
          </w:tcPr>
          <w:p w14:paraId="01BE91F8"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Aequorea sp.</w:t>
            </w:r>
          </w:p>
        </w:tc>
        <w:tc>
          <w:tcPr>
            <w:tcW w:w="339" w:type="pct"/>
            <w:tcBorders>
              <w:top w:val="nil"/>
              <w:left w:val="nil"/>
              <w:bottom w:val="nil"/>
              <w:right w:val="nil"/>
            </w:tcBorders>
            <w:shd w:val="clear" w:color="auto" w:fill="auto"/>
            <w:vAlign w:val="center"/>
            <w:hideMark/>
          </w:tcPr>
          <w:p w14:paraId="06F29B6F"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2441979E"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NA</w:t>
            </w:r>
          </w:p>
        </w:tc>
        <w:tc>
          <w:tcPr>
            <w:tcW w:w="503" w:type="pct"/>
            <w:tcBorders>
              <w:top w:val="nil"/>
              <w:left w:val="single" w:sz="8" w:space="0" w:color="auto"/>
              <w:bottom w:val="nil"/>
              <w:right w:val="nil"/>
            </w:tcBorders>
            <w:shd w:val="clear" w:color="auto" w:fill="auto"/>
            <w:noWrap/>
            <w:vAlign w:val="center"/>
            <w:hideMark/>
          </w:tcPr>
          <w:p w14:paraId="03624BE7"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86.13</w:t>
            </w:r>
          </w:p>
        </w:tc>
        <w:tc>
          <w:tcPr>
            <w:tcW w:w="670" w:type="pct"/>
            <w:tcBorders>
              <w:top w:val="nil"/>
              <w:left w:val="single" w:sz="8" w:space="0" w:color="auto"/>
              <w:bottom w:val="nil"/>
              <w:right w:val="nil"/>
            </w:tcBorders>
            <w:shd w:val="clear" w:color="auto" w:fill="auto"/>
            <w:noWrap/>
            <w:vAlign w:val="center"/>
            <w:hideMark/>
          </w:tcPr>
          <w:p w14:paraId="6D069A6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59.7</w:t>
            </w:r>
          </w:p>
        </w:tc>
        <w:tc>
          <w:tcPr>
            <w:tcW w:w="506" w:type="pct"/>
            <w:tcBorders>
              <w:top w:val="nil"/>
              <w:left w:val="single" w:sz="8" w:space="0" w:color="auto"/>
              <w:bottom w:val="nil"/>
              <w:right w:val="single" w:sz="8" w:space="0" w:color="auto"/>
            </w:tcBorders>
            <w:shd w:val="clear" w:color="auto" w:fill="auto"/>
            <w:noWrap/>
            <w:vAlign w:val="center"/>
            <w:hideMark/>
          </w:tcPr>
          <w:p w14:paraId="315E031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41.8</w:t>
            </w:r>
          </w:p>
        </w:tc>
        <w:tc>
          <w:tcPr>
            <w:tcW w:w="659" w:type="pct"/>
            <w:tcBorders>
              <w:top w:val="nil"/>
              <w:left w:val="nil"/>
              <w:bottom w:val="nil"/>
              <w:right w:val="single" w:sz="8" w:space="0" w:color="auto"/>
            </w:tcBorders>
            <w:shd w:val="clear" w:color="auto" w:fill="auto"/>
            <w:noWrap/>
            <w:vAlign w:val="center"/>
            <w:hideMark/>
          </w:tcPr>
          <w:p w14:paraId="7EA9B59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71.9</w:t>
            </w:r>
          </w:p>
        </w:tc>
      </w:tr>
      <w:tr w:rsidR="00E36865" w:rsidRPr="000717C3" w14:paraId="14FE5B7F"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29EC5903"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20-22</w:t>
            </w:r>
          </w:p>
        </w:tc>
        <w:tc>
          <w:tcPr>
            <w:tcW w:w="1564" w:type="pct"/>
            <w:tcBorders>
              <w:top w:val="nil"/>
              <w:left w:val="nil"/>
              <w:bottom w:val="nil"/>
              <w:right w:val="single" w:sz="8" w:space="0" w:color="auto"/>
            </w:tcBorders>
            <w:shd w:val="clear" w:color="auto" w:fill="auto"/>
            <w:vAlign w:val="center"/>
            <w:hideMark/>
          </w:tcPr>
          <w:p w14:paraId="6B1F9A5C"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 xml:space="preserve">Aurelia </w:t>
            </w:r>
            <w:r w:rsidRPr="000717C3">
              <w:rPr>
                <w:color w:val="000000"/>
                <w:sz w:val="18"/>
                <w:szCs w:val="18"/>
                <w:lang w:val="ru-RU" w:eastAsia="ru-RU"/>
              </w:rPr>
              <w:t>spp.</w:t>
            </w:r>
          </w:p>
        </w:tc>
        <w:tc>
          <w:tcPr>
            <w:tcW w:w="339" w:type="pct"/>
            <w:tcBorders>
              <w:top w:val="nil"/>
              <w:left w:val="nil"/>
              <w:bottom w:val="nil"/>
              <w:right w:val="nil"/>
            </w:tcBorders>
            <w:shd w:val="clear" w:color="auto" w:fill="auto"/>
            <w:vAlign w:val="center"/>
            <w:hideMark/>
          </w:tcPr>
          <w:p w14:paraId="3671A63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41019FD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18</w:t>
            </w:r>
          </w:p>
        </w:tc>
        <w:tc>
          <w:tcPr>
            <w:tcW w:w="503" w:type="pct"/>
            <w:tcBorders>
              <w:top w:val="nil"/>
              <w:left w:val="single" w:sz="8" w:space="0" w:color="auto"/>
              <w:bottom w:val="nil"/>
              <w:right w:val="nil"/>
            </w:tcBorders>
            <w:shd w:val="clear" w:color="auto" w:fill="auto"/>
            <w:noWrap/>
            <w:vAlign w:val="center"/>
            <w:hideMark/>
          </w:tcPr>
          <w:p w14:paraId="765E90A3"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3.75</w:t>
            </w:r>
          </w:p>
        </w:tc>
        <w:tc>
          <w:tcPr>
            <w:tcW w:w="670" w:type="pct"/>
            <w:tcBorders>
              <w:top w:val="nil"/>
              <w:left w:val="single" w:sz="8" w:space="0" w:color="auto"/>
              <w:bottom w:val="nil"/>
              <w:right w:val="nil"/>
            </w:tcBorders>
            <w:shd w:val="clear" w:color="auto" w:fill="auto"/>
            <w:noWrap/>
            <w:vAlign w:val="center"/>
            <w:hideMark/>
          </w:tcPr>
          <w:p w14:paraId="24DFB5A0"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8.4</w:t>
            </w:r>
          </w:p>
        </w:tc>
        <w:tc>
          <w:tcPr>
            <w:tcW w:w="506" w:type="pct"/>
            <w:tcBorders>
              <w:top w:val="nil"/>
              <w:left w:val="single" w:sz="8" w:space="0" w:color="auto"/>
              <w:bottom w:val="nil"/>
              <w:right w:val="single" w:sz="8" w:space="0" w:color="auto"/>
            </w:tcBorders>
            <w:shd w:val="clear" w:color="auto" w:fill="auto"/>
            <w:noWrap/>
            <w:vAlign w:val="center"/>
            <w:hideMark/>
          </w:tcPr>
          <w:p w14:paraId="35479112"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1.74</w:t>
            </w:r>
          </w:p>
        </w:tc>
        <w:tc>
          <w:tcPr>
            <w:tcW w:w="659" w:type="pct"/>
            <w:tcBorders>
              <w:top w:val="nil"/>
              <w:left w:val="nil"/>
              <w:bottom w:val="nil"/>
              <w:right w:val="single" w:sz="8" w:space="0" w:color="auto"/>
            </w:tcBorders>
            <w:shd w:val="clear" w:color="auto" w:fill="auto"/>
            <w:noWrap/>
            <w:vAlign w:val="center"/>
            <w:hideMark/>
          </w:tcPr>
          <w:p w14:paraId="15952021"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34.38</w:t>
            </w:r>
          </w:p>
        </w:tc>
      </w:tr>
      <w:tr w:rsidR="00E36865" w:rsidRPr="000717C3" w14:paraId="25637BB5"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7D08D1E1"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23</w:t>
            </w:r>
          </w:p>
        </w:tc>
        <w:tc>
          <w:tcPr>
            <w:tcW w:w="1564" w:type="pct"/>
            <w:tcBorders>
              <w:top w:val="nil"/>
              <w:left w:val="nil"/>
              <w:bottom w:val="nil"/>
              <w:right w:val="single" w:sz="8" w:space="0" w:color="auto"/>
            </w:tcBorders>
            <w:shd w:val="clear" w:color="auto" w:fill="auto"/>
            <w:vAlign w:val="center"/>
            <w:hideMark/>
          </w:tcPr>
          <w:p w14:paraId="56688E29"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Chrysaora melonaster</w:t>
            </w:r>
          </w:p>
        </w:tc>
        <w:tc>
          <w:tcPr>
            <w:tcW w:w="339" w:type="pct"/>
            <w:tcBorders>
              <w:top w:val="nil"/>
              <w:left w:val="nil"/>
              <w:bottom w:val="nil"/>
              <w:right w:val="nil"/>
            </w:tcBorders>
            <w:shd w:val="clear" w:color="auto" w:fill="auto"/>
            <w:vAlign w:val="center"/>
            <w:hideMark/>
          </w:tcPr>
          <w:p w14:paraId="0422AA9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40F81C3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509</w:t>
            </w:r>
          </w:p>
        </w:tc>
        <w:tc>
          <w:tcPr>
            <w:tcW w:w="503" w:type="pct"/>
            <w:tcBorders>
              <w:top w:val="nil"/>
              <w:left w:val="single" w:sz="8" w:space="0" w:color="auto"/>
              <w:bottom w:val="nil"/>
              <w:right w:val="nil"/>
            </w:tcBorders>
            <w:shd w:val="clear" w:color="auto" w:fill="auto"/>
            <w:noWrap/>
            <w:vAlign w:val="center"/>
            <w:hideMark/>
          </w:tcPr>
          <w:p w14:paraId="095EE88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120.982</w:t>
            </w:r>
          </w:p>
        </w:tc>
        <w:tc>
          <w:tcPr>
            <w:tcW w:w="670" w:type="pct"/>
            <w:tcBorders>
              <w:top w:val="nil"/>
              <w:left w:val="single" w:sz="8" w:space="0" w:color="auto"/>
              <w:bottom w:val="nil"/>
              <w:right w:val="nil"/>
            </w:tcBorders>
            <w:shd w:val="clear" w:color="auto" w:fill="auto"/>
            <w:noWrap/>
            <w:vAlign w:val="center"/>
            <w:hideMark/>
          </w:tcPr>
          <w:p w14:paraId="190C7E7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249.9</w:t>
            </w:r>
          </w:p>
        </w:tc>
        <w:tc>
          <w:tcPr>
            <w:tcW w:w="506" w:type="pct"/>
            <w:tcBorders>
              <w:top w:val="nil"/>
              <w:left w:val="single" w:sz="8" w:space="0" w:color="auto"/>
              <w:bottom w:val="nil"/>
              <w:right w:val="single" w:sz="8" w:space="0" w:color="auto"/>
            </w:tcBorders>
            <w:shd w:val="clear" w:color="auto" w:fill="auto"/>
            <w:noWrap/>
            <w:vAlign w:val="center"/>
            <w:hideMark/>
          </w:tcPr>
          <w:p w14:paraId="0F5D07E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60.1</w:t>
            </w:r>
          </w:p>
        </w:tc>
        <w:tc>
          <w:tcPr>
            <w:tcW w:w="659" w:type="pct"/>
            <w:tcBorders>
              <w:top w:val="nil"/>
              <w:left w:val="nil"/>
              <w:bottom w:val="nil"/>
              <w:right w:val="single" w:sz="8" w:space="0" w:color="auto"/>
            </w:tcBorders>
            <w:shd w:val="clear" w:color="auto" w:fill="auto"/>
            <w:noWrap/>
            <w:vAlign w:val="center"/>
            <w:hideMark/>
          </w:tcPr>
          <w:p w14:paraId="7F0607BB"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31.3</w:t>
            </w:r>
          </w:p>
        </w:tc>
      </w:tr>
      <w:tr w:rsidR="00E36865" w:rsidRPr="000717C3" w14:paraId="40DEB394"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748DA27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24</w:t>
            </w:r>
          </w:p>
        </w:tc>
        <w:tc>
          <w:tcPr>
            <w:tcW w:w="1564" w:type="pct"/>
            <w:tcBorders>
              <w:top w:val="nil"/>
              <w:left w:val="nil"/>
              <w:bottom w:val="nil"/>
              <w:right w:val="single" w:sz="8" w:space="0" w:color="auto"/>
            </w:tcBorders>
            <w:shd w:val="clear" w:color="auto" w:fill="auto"/>
            <w:vAlign w:val="center"/>
            <w:hideMark/>
          </w:tcPr>
          <w:p w14:paraId="789DEB7E"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Phacellophora camtshchatica</w:t>
            </w:r>
          </w:p>
        </w:tc>
        <w:tc>
          <w:tcPr>
            <w:tcW w:w="339" w:type="pct"/>
            <w:tcBorders>
              <w:top w:val="nil"/>
              <w:left w:val="nil"/>
              <w:bottom w:val="nil"/>
              <w:right w:val="nil"/>
            </w:tcBorders>
            <w:shd w:val="clear" w:color="auto" w:fill="auto"/>
            <w:vAlign w:val="center"/>
            <w:hideMark/>
          </w:tcPr>
          <w:p w14:paraId="5D60392F"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0.1</w:t>
            </w:r>
          </w:p>
        </w:tc>
        <w:tc>
          <w:tcPr>
            <w:tcW w:w="431" w:type="pct"/>
            <w:tcBorders>
              <w:top w:val="nil"/>
              <w:left w:val="single" w:sz="8" w:space="0" w:color="auto"/>
              <w:bottom w:val="nil"/>
              <w:right w:val="nil"/>
            </w:tcBorders>
            <w:shd w:val="clear" w:color="auto" w:fill="auto"/>
            <w:noWrap/>
            <w:vAlign w:val="center"/>
            <w:hideMark/>
          </w:tcPr>
          <w:p w14:paraId="4F7E960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469</w:t>
            </w:r>
          </w:p>
        </w:tc>
        <w:tc>
          <w:tcPr>
            <w:tcW w:w="503" w:type="pct"/>
            <w:tcBorders>
              <w:top w:val="nil"/>
              <w:left w:val="single" w:sz="8" w:space="0" w:color="auto"/>
              <w:bottom w:val="nil"/>
              <w:right w:val="nil"/>
            </w:tcBorders>
            <w:shd w:val="clear" w:color="auto" w:fill="auto"/>
            <w:noWrap/>
            <w:vAlign w:val="center"/>
            <w:hideMark/>
          </w:tcPr>
          <w:p w14:paraId="464DFE6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275.657</w:t>
            </w:r>
          </w:p>
        </w:tc>
        <w:tc>
          <w:tcPr>
            <w:tcW w:w="670" w:type="pct"/>
            <w:tcBorders>
              <w:top w:val="nil"/>
              <w:left w:val="single" w:sz="8" w:space="0" w:color="auto"/>
              <w:bottom w:val="nil"/>
              <w:right w:val="nil"/>
            </w:tcBorders>
            <w:shd w:val="clear" w:color="auto" w:fill="auto"/>
            <w:noWrap/>
            <w:vAlign w:val="center"/>
            <w:hideMark/>
          </w:tcPr>
          <w:p w14:paraId="3925A549"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222.6</w:t>
            </w:r>
          </w:p>
        </w:tc>
        <w:tc>
          <w:tcPr>
            <w:tcW w:w="506" w:type="pct"/>
            <w:tcBorders>
              <w:top w:val="nil"/>
              <w:left w:val="single" w:sz="8" w:space="0" w:color="auto"/>
              <w:bottom w:val="nil"/>
              <w:right w:val="single" w:sz="8" w:space="0" w:color="auto"/>
            </w:tcBorders>
            <w:shd w:val="clear" w:color="auto" w:fill="auto"/>
            <w:noWrap/>
            <w:vAlign w:val="center"/>
            <w:hideMark/>
          </w:tcPr>
          <w:p w14:paraId="7442C2A0"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130.9</w:t>
            </w:r>
          </w:p>
        </w:tc>
        <w:tc>
          <w:tcPr>
            <w:tcW w:w="659" w:type="pct"/>
            <w:tcBorders>
              <w:top w:val="nil"/>
              <w:left w:val="nil"/>
              <w:bottom w:val="nil"/>
              <w:right w:val="single" w:sz="8" w:space="0" w:color="auto"/>
            </w:tcBorders>
            <w:shd w:val="clear" w:color="auto" w:fill="auto"/>
            <w:noWrap/>
            <w:vAlign w:val="center"/>
            <w:hideMark/>
          </w:tcPr>
          <w:p w14:paraId="40315D8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71.9</w:t>
            </w:r>
          </w:p>
        </w:tc>
      </w:tr>
      <w:tr w:rsidR="00E36865" w:rsidRPr="000717C3" w14:paraId="5719D7E6"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3A9C07F0"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single" w:sz="8" w:space="0" w:color="auto"/>
              <w:left w:val="nil"/>
              <w:bottom w:val="single" w:sz="8" w:space="0" w:color="auto"/>
              <w:right w:val="single" w:sz="8" w:space="0" w:color="auto"/>
            </w:tcBorders>
            <w:shd w:val="clear" w:color="auto" w:fill="auto"/>
            <w:vAlign w:val="center"/>
            <w:hideMark/>
          </w:tcPr>
          <w:p w14:paraId="0EE94D7E"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All jellyfishes</w:t>
            </w:r>
          </w:p>
        </w:tc>
        <w:tc>
          <w:tcPr>
            <w:tcW w:w="339" w:type="pct"/>
            <w:tcBorders>
              <w:top w:val="single" w:sz="8" w:space="0" w:color="auto"/>
              <w:left w:val="nil"/>
              <w:bottom w:val="single" w:sz="8" w:space="0" w:color="auto"/>
              <w:right w:val="single" w:sz="8" w:space="0" w:color="auto"/>
            </w:tcBorders>
            <w:shd w:val="clear" w:color="auto" w:fill="auto"/>
            <w:vAlign w:val="center"/>
            <w:hideMark/>
          </w:tcPr>
          <w:p w14:paraId="274EA34E"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single" w:sz="8" w:space="0" w:color="auto"/>
              <w:left w:val="nil"/>
              <w:bottom w:val="single" w:sz="8" w:space="0" w:color="auto"/>
              <w:right w:val="single" w:sz="8" w:space="0" w:color="auto"/>
            </w:tcBorders>
            <w:shd w:val="clear" w:color="auto" w:fill="auto"/>
            <w:noWrap/>
            <w:vAlign w:val="center"/>
            <w:hideMark/>
          </w:tcPr>
          <w:p w14:paraId="0EDBBA96"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996</w:t>
            </w:r>
          </w:p>
        </w:tc>
        <w:tc>
          <w:tcPr>
            <w:tcW w:w="503" w:type="pct"/>
            <w:tcBorders>
              <w:top w:val="single" w:sz="8" w:space="0" w:color="auto"/>
              <w:left w:val="nil"/>
              <w:bottom w:val="single" w:sz="8" w:space="0" w:color="auto"/>
              <w:right w:val="single" w:sz="8" w:space="0" w:color="auto"/>
            </w:tcBorders>
            <w:shd w:val="clear" w:color="auto" w:fill="auto"/>
            <w:noWrap/>
            <w:vAlign w:val="center"/>
            <w:hideMark/>
          </w:tcPr>
          <w:p w14:paraId="1E91B867"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486.519</w:t>
            </w:r>
          </w:p>
        </w:tc>
        <w:tc>
          <w:tcPr>
            <w:tcW w:w="670" w:type="pct"/>
            <w:tcBorders>
              <w:top w:val="single" w:sz="8" w:space="0" w:color="auto"/>
              <w:left w:val="nil"/>
              <w:bottom w:val="single" w:sz="8" w:space="0" w:color="auto"/>
              <w:right w:val="single" w:sz="8" w:space="0" w:color="auto"/>
            </w:tcBorders>
            <w:shd w:val="clear" w:color="auto" w:fill="auto"/>
            <w:noWrap/>
            <w:vAlign w:val="center"/>
            <w:hideMark/>
          </w:tcPr>
          <w:p w14:paraId="575C0BD4"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540.6</w:t>
            </w:r>
          </w:p>
        </w:tc>
        <w:tc>
          <w:tcPr>
            <w:tcW w:w="506" w:type="pct"/>
            <w:tcBorders>
              <w:top w:val="single" w:sz="8" w:space="0" w:color="auto"/>
              <w:left w:val="nil"/>
              <w:bottom w:val="single" w:sz="8" w:space="0" w:color="auto"/>
              <w:right w:val="single" w:sz="8" w:space="0" w:color="auto"/>
            </w:tcBorders>
            <w:shd w:val="clear" w:color="auto" w:fill="auto"/>
            <w:noWrap/>
            <w:vAlign w:val="center"/>
            <w:hideMark/>
          </w:tcPr>
          <w:p w14:paraId="013E97A4"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234.5</w:t>
            </w:r>
          </w:p>
        </w:tc>
        <w:tc>
          <w:tcPr>
            <w:tcW w:w="659" w:type="pct"/>
            <w:tcBorders>
              <w:top w:val="single" w:sz="8" w:space="0" w:color="auto"/>
              <w:left w:val="nil"/>
              <w:bottom w:val="single" w:sz="8" w:space="0" w:color="auto"/>
              <w:right w:val="single" w:sz="8" w:space="0" w:color="auto"/>
            </w:tcBorders>
            <w:shd w:val="clear" w:color="auto" w:fill="auto"/>
            <w:noWrap/>
            <w:vAlign w:val="center"/>
            <w:hideMark/>
          </w:tcPr>
          <w:p w14:paraId="594C16F7" w14:textId="77777777" w:rsidR="00E36865" w:rsidRPr="000717C3" w:rsidRDefault="00E36865" w:rsidP="00F9350C">
            <w:pPr>
              <w:widowControl/>
              <w:autoSpaceDE/>
              <w:autoSpaceDN/>
              <w:jc w:val="center"/>
              <w:rPr>
                <w:b/>
                <w:bCs/>
                <w:color w:val="000000"/>
                <w:sz w:val="20"/>
                <w:szCs w:val="20"/>
                <w:lang w:val="ru-RU" w:eastAsia="ru-RU"/>
              </w:rPr>
            </w:pPr>
          </w:p>
        </w:tc>
      </w:tr>
      <w:tr w:rsidR="00E36865" w:rsidRPr="000717C3" w14:paraId="61566EBC"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157C7384"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nil"/>
              <w:left w:val="nil"/>
              <w:bottom w:val="nil"/>
              <w:right w:val="single" w:sz="8" w:space="0" w:color="auto"/>
            </w:tcBorders>
            <w:shd w:val="clear" w:color="auto" w:fill="auto"/>
            <w:vAlign w:val="center"/>
            <w:hideMark/>
          </w:tcPr>
          <w:p w14:paraId="62684413" w14:textId="77777777" w:rsidR="00E36865" w:rsidRPr="000717C3" w:rsidRDefault="00E36865" w:rsidP="00F9350C">
            <w:pPr>
              <w:widowControl/>
              <w:autoSpaceDE/>
              <w:autoSpaceDN/>
              <w:jc w:val="center"/>
              <w:rPr>
                <w:b/>
                <w:bCs/>
                <w:i/>
                <w:iCs/>
                <w:color w:val="000000"/>
                <w:sz w:val="18"/>
                <w:szCs w:val="18"/>
                <w:lang w:val="ru-RU" w:eastAsia="ru-RU"/>
              </w:rPr>
            </w:pPr>
            <w:r w:rsidRPr="000717C3">
              <w:rPr>
                <w:b/>
                <w:bCs/>
                <w:i/>
                <w:iCs/>
                <w:color w:val="000000"/>
                <w:sz w:val="18"/>
                <w:szCs w:val="18"/>
                <w:lang w:val="ru-RU" w:eastAsia="ru-RU"/>
              </w:rPr>
              <w:t>Salps</w:t>
            </w:r>
          </w:p>
        </w:tc>
        <w:tc>
          <w:tcPr>
            <w:tcW w:w="339" w:type="pct"/>
            <w:tcBorders>
              <w:top w:val="nil"/>
              <w:left w:val="nil"/>
              <w:bottom w:val="nil"/>
              <w:right w:val="nil"/>
            </w:tcBorders>
            <w:shd w:val="clear" w:color="auto" w:fill="auto"/>
            <w:vAlign w:val="center"/>
            <w:hideMark/>
          </w:tcPr>
          <w:p w14:paraId="550884C9" w14:textId="77777777" w:rsidR="00E36865" w:rsidRPr="000717C3" w:rsidRDefault="00E36865" w:rsidP="00F9350C">
            <w:pPr>
              <w:widowControl/>
              <w:autoSpaceDE/>
              <w:autoSpaceDN/>
              <w:jc w:val="center"/>
              <w:rPr>
                <w:rFonts w:ascii="Calibri" w:hAnsi="Calibri"/>
                <w:color w:val="000000"/>
                <w:lang w:val="ru-RU" w:eastAsia="ru-RU"/>
              </w:rPr>
            </w:pPr>
          </w:p>
        </w:tc>
        <w:tc>
          <w:tcPr>
            <w:tcW w:w="431" w:type="pct"/>
            <w:tcBorders>
              <w:top w:val="nil"/>
              <w:left w:val="nil"/>
              <w:bottom w:val="nil"/>
              <w:right w:val="nil"/>
            </w:tcBorders>
            <w:shd w:val="clear" w:color="auto" w:fill="auto"/>
            <w:vAlign w:val="center"/>
            <w:hideMark/>
          </w:tcPr>
          <w:p w14:paraId="42DB04D6" w14:textId="77777777" w:rsidR="00E36865" w:rsidRPr="000717C3" w:rsidRDefault="00E36865" w:rsidP="00F9350C">
            <w:pPr>
              <w:widowControl/>
              <w:autoSpaceDE/>
              <w:autoSpaceDN/>
              <w:jc w:val="center"/>
              <w:rPr>
                <w:rFonts w:ascii="Calibri" w:hAnsi="Calibri"/>
                <w:color w:val="000000"/>
                <w:lang w:val="ru-RU" w:eastAsia="ru-RU"/>
              </w:rPr>
            </w:pPr>
          </w:p>
        </w:tc>
        <w:tc>
          <w:tcPr>
            <w:tcW w:w="503" w:type="pct"/>
            <w:tcBorders>
              <w:top w:val="nil"/>
              <w:left w:val="nil"/>
              <w:bottom w:val="nil"/>
              <w:right w:val="nil"/>
            </w:tcBorders>
            <w:shd w:val="clear" w:color="auto" w:fill="auto"/>
            <w:vAlign w:val="center"/>
            <w:hideMark/>
          </w:tcPr>
          <w:p w14:paraId="67555C35" w14:textId="77777777" w:rsidR="00E36865" w:rsidRPr="000717C3" w:rsidRDefault="00E36865" w:rsidP="00F9350C">
            <w:pPr>
              <w:widowControl/>
              <w:autoSpaceDE/>
              <w:autoSpaceDN/>
              <w:jc w:val="center"/>
              <w:rPr>
                <w:rFonts w:ascii="Calibri" w:hAnsi="Calibri"/>
                <w:color w:val="000000"/>
                <w:lang w:val="ru-RU" w:eastAsia="ru-RU"/>
              </w:rPr>
            </w:pPr>
          </w:p>
        </w:tc>
        <w:tc>
          <w:tcPr>
            <w:tcW w:w="670" w:type="pct"/>
            <w:tcBorders>
              <w:top w:val="nil"/>
              <w:left w:val="nil"/>
              <w:bottom w:val="nil"/>
              <w:right w:val="nil"/>
            </w:tcBorders>
            <w:shd w:val="clear" w:color="auto" w:fill="auto"/>
            <w:vAlign w:val="center"/>
            <w:hideMark/>
          </w:tcPr>
          <w:p w14:paraId="50BF4E9F" w14:textId="77777777" w:rsidR="00E36865" w:rsidRPr="000717C3" w:rsidRDefault="00E36865" w:rsidP="00F9350C">
            <w:pPr>
              <w:widowControl/>
              <w:autoSpaceDE/>
              <w:autoSpaceDN/>
              <w:jc w:val="center"/>
              <w:rPr>
                <w:rFonts w:ascii="Calibri" w:hAnsi="Calibri"/>
                <w:color w:val="000000"/>
                <w:lang w:val="ru-RU" w:eastAsia="ru-RU"/>
              </w:rPr>
            </w:pPr>
          </w:p>
        </w:tc>
        <w:tc>
          <w:tcPr>
            <w:tcW w:w="506" w:type="pct"/>
            <w:tcBorders>
              <w:top w:val="nil"/>
              <w:left w:val="single" w:sz="8" w:space="0" w:color="auto"/>
              <w:bottom w:val="nil"/>
              <w:right w:val="single" w:sz="8" w:space="0" w:color="auto"/>
            </w:tcBorders>
            <w:shd w:val="clear" w:color="auto" w:fill="auto"/>
            <w:vAlign w:val="center"/>
            <w:hideMark/>
          </w:tcPr>
          <w:p w14:paraId="5637FCC8" w14:textId="77777777" w:rsidR="00E36865" w:rsidRPr="000717C3" w:rsidRDefault="00E36865" w:rsidP="00F9350C">
            <w:pPr>
              <w:widowControl/>
              <w:autoSpaceDE/>
              <w:autoSpaceDN/>
              <w:jc w:val="center"/>
              <w:rPr>
                <w:color w:val="000000"/>
                <w:sz w:val="20"/>
                <w:szCs w:val="20"/>
                <w:lang w:val="ru-RU" w:eastAsia="ru-RU"/>
              </w:rPr>
            </w:pPr>
          </w:p>
        </w:tc>
        <w:tc>
          <w:tcPr>
            <w:tcW w:w="659" w:type="pct"/>
            <w:tcBorders>
              <w:top w:val="nil"/>
              <w:left w:val="nil"/>
              <w:bottom w:val="nil"/>
              <w:right w:val="single" w:sz="8" w:space="0" w:color="auto"/>
            </w:tcBorders>
            <w:shd w:val="clear" w:color="auto" w:fill="auto"/>
            <w:vAlign w:val="center"/>
            <w:hideMark/>
          </w:tcPr>
          <w:p w14:paraId="3CE96863" w14:textId="77777777" w:rsidR="00E36865" w:rsidRPr="000717C3" w:rsidRDefault="00E36865" w:rsidP="00F9350C">
            <w:pPr>
              <w:widowControl/>
              <w:autoSpaceDE/>
              <w:autoSpaceDN/>
              <w:jc w:val="center"/>
              <w:rPr>
                <w:color w:val="000000"/>
                <w:sz w:val="20"/>
                <w:szCs w:val="20"/>
                <w:lang w:val="ru-RU" w:eastAsia="ru-RU"/>
              </w:rPr>
            </w:pPr>
          </w:p>
        </w:tc>
      </w:tr>
      <w:tr w:rsidR="00E36865" w:rsidRPr="000717C3" w14:paraId="698238D4"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4BE31B28"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25</w:t>
            </w:r>
          </w:p>
        </w:tc>
        <w:tc>
          <w:tcPr>
            <w:tcW w:w="1564" w:type="pct"/>
            <w:tcBorders>
              <w:top w:val="nil"/>
              <w:left w:val="nil"/>
              <w:bottom w:val="nil"/>
              <w:right w:val="single" w:sz="8" w:space="0" w:color="auto"/>
            </w:tcBorders>
            <w:shd w:val="clear" w:color="auto" w:fill="auto"/>
            <w:vAlign w:val="center"/>
            <w:hideMark/>
          </w:tcPr>
          <w:p w14:paraId="6295A6D8"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Aethopropra sp.</w:t>
            </w:r>
          </w:p>
        </w:tc>
        <w:tc>
          <w:tcPr>
            <w:tcW w:w="339" w:type="pct"/>
            <w:tcBorders>
              <w:top w:val="nil"/>
              <w:left w:val="nil"/>
              <w:bottom w:val="nil"/>
              <w:right w:val="nil"/>
            </w:tcBorders>
            <w:shd w:val="clear" w:color="auto" w:fill="auto"/>
            <w:vAlign w:val="center"/>
            <w:hideMark/>
          </w:tcPr>
          <w:p w14:paraId="222E9A17"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0.5</w:t>
            </w:r>
          </w:p>
        </w:tc>
        <w:tc>
          <w:tcPr>
            <w:tcW w:w="431" w:type="pct"/>
            <w:tcBorders>
              <w:top w:val="nil"/>
              <w:left w:val="single" w:sz="8" w:space="0" w:color="000000"/>
              <w:bottom w:val="nil"/>
              <w:right w:val="nil"/>
            </w:tcBorders>
            <w:shd w:val="clear" w:color="auto" w:fill="auto"/>
            <w:noWrap/>
            <w:vAlign w:val="center"/>
            <w:hideMark/>
          </w:tcPr>
          <w:p w14:paraId="70DA343A"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NA</w:t>
            </w:r>
          </w:p>
        </w:tc>
        <w:tc>
          <w:tcPr>
            <w:tcW w:w="503" w:type="pct"/>
            <w:tcBorders>
              <w:top w:val="nil"/>
              <w:left w:val="single" w:sz="8" w:space="0" w:color="000000"/>
              <w:bottom w:val="nil"/>
              <w:right w:val="nil"/>
            </w:tcBorders>
            <w:shd w:val="clear" w:color="auto" w:fill="auto"/>
            <w:noWrap/>
            <w:vAlign w:val="center"/>
            <w:hideMark/>
          </w:tcPr>
          <w:p w14:paraId="7E12870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8.036</w:t>
            </w:r>
          </w:p>
        </w:tc>
        <w:tc>
          <w:tcPr>
            <w:tcW w:w="670" w:type="pct"/>
            <w:tcBorders>
              <w:top w:val="nil"/>
              <w:left w:val="single" w:sz="8" w:space="0" w:color="000000"/>
              <w:bottom w:val="nil"/>
              <w:right w:val="nil"/>
            </w:tcBorders>
            <w:shd w:val="clear" w:color="auto" w:fill="auto"/>
            <w:noWrap/>
            <w:vAlign w:val="center"/>
            <w:hideMark/>
          </w:tcPr>
          <w:p w14:paraId="27D348C0"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6F9AB78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0.8</w:t>
            </w:r>
          </w:p>
        </w:tc>
        <w:tc>
          <w:tcPr>
            <w:tcW w:w="659" w:type="pct"/>
            <w:tcBorders>
              <w:top w:val="nil"/>
              <w:left w:val="nil"/>
              <w:bottom w:val="nil"/>
              <w:right w:val="single" w:sz="8" w:space="0" w:color="auto"/>
            </w:tcBorders>
            <w:shd w:val="clear" w:color="auto" w:fill="auto"/>
            <w:noWrap/>
            <w:vAlign w:val="center"/>
            <w:hideMark/>
          </w:tcPr>
          <w:p w14:paraId="1D809935"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6.3</w:t>
            </w:r>
          </w:p>
        </w:tc>
      </w:tr>
      <w:tr w:rsidR="00E36865" w:rsidRPr="000717C3" w14:paraId="4948A5F1"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43CB0E28"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26</w:t>
            </w:r>
          </w:p>
        </w:tc>
        <w:tc>
          <w:tcPr>
            <w:tcW w:w="1564" w:type="pct"/>
            <w:tcBorders>
              <w:top w:val="nil"/>
              <w:left w:val="nil"/>
              <w:bottom w:val="nil"/>
              <w:right w:val="single" w:sz="8" w:space="0" w:color="auto"/>
            </w:tcBorders>
            <w:shd w:val="clear" w:color="auto" w:fill="auto"/>
            <w:vAlign w:val="center"/>
            <w:hideMark/>
          </w:tcPr>
          <w:p w14:paraId="5FEAF90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Salpa aspera</w:t>
            </w:r>
          </w:p>
        </w:tc>
        <w:tc>
          <w:tcPr>
            <w:tcW w:w="339" w:type="pct"/>
            <w:tcBorders>
              <w:top w:val="nil"/>
              <w:left w:val="nil"/>
              <w:bottom w:val="nil"/>
              <w:right w:val="nil"/>
            </w:tcBorders>
            <w:shd w:val="clear" w:color="auto" w:fill="auto"/>
            <w:vAlign w:val="center"/>
            <w:hideMark/>
          </w:tcPr>
          <w:p w14:paraId="545FB1D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0.05</w:t>
            </w:r>
          </w:p>
        </w:tc>
        <w:tc>
          <w:tcPr>
            <w:tcW w:w="431" w:type="pct"/>
            <w:tcBorders>
              <w:top w:val="nil"/>
              <w:left w:val="single" w:sz="8" w:space="0" w:color="000000"/>
              <w:bottom w:val="nil"/>
              <w:right w:val="nil"/>
            </w:tcBorders>
            <w:shd w:val="clear" w:color="auto" w:fill="auto"/>
            <w:noWrap/>
            <w:vAlign w:val="center"/>
            <w:hideMark/>
          </w:tcPr>
          <w:p w14:paraId="763594E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14468</w:t>
            </w:r>
          </w:p>
        </w:tc>
        <w:tc>
          <w:tcPr>
            <w:tcW w:w="503" w:type="pct"/>
            <w:tcBorders>
              <w:top w:val="nil"/>
              <w:left w:val="single" w:sz="8" w:space="0" w:color="000000"/>
              <w:bottom w:val="nil"/>
              <w:right w:val="nil"/>
            </w:tcBorders>
            <w:shd w:val="clear" w:color="auto" w:fill="auto"/>
            <w:noWrap/>
            <w:vAlign w:val="center"/>
            <w:hideMark/>
          </w:tcPr>
          <w:p w14:paraId="009F9841"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96.013</w:t>
            </w:r>
          </w:p>
        </w:tc>
        <w:tc>
          <w:tcPr>
            <w:tcW w:w="670" w:type="pct"/>
            <w:tcBorders>
              <w:top w:val="nil"/>
              <w:left w:val="single" w:sz="8" w:space="0" w:color="000000"/>
              <w:bottom w:val="nil"/>
              <w:right w:val="nil"/>
            </w:tcBorders>
            <w:shd w:val="clear" w:color="auto" w:fill="auto"/>
            <w:noWrap/>
            <w:vAlign w:val="center"/>
            <w:hideMark/>
          </w:tcPr>
          <w:p w14:paraId="05A099CF"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15762.6</w:t>
            </w:r>
          </w:p>
        </w:tc>
        <w:tc>
          <w:tcPr>
            <w:tcW w:w="506" w:type="pct"/>
            <w:tcBorders>
              <w:top w:val="nil"/>
              <w:left w:val="single" w:sz="8" w:space="0" w:color="auto"/>
              <w:bottom w:val="nil"/>
              <w:right w:val="single" w:sz="8" w:space="0" w:color="auto"/>
            </w:tcBorders>
            <w:shd w:val="clear" w:color="auto" w:fill="auto"/>
            <w:noWrap/>
            <w:vAlign w:val="center"/>
            <w:hideMark/>
          </w:tcPr>
          <w:p w14:paraId="7D39436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104.4</w:t>
            </w:r>
          </w:p>
        </w:tc>
        <w:tc>
          <w:tcPr>
            <w:tcW w:w="659" w:type="pct"/>
            <w:tcBorders>
              <w:top w:val="nil"/>
              <w:left w:val="nil"/>
              <w:bottom w:val="nil"/>
              <w:right w:val="single" w:sz="8" w:space="0" w:color="auto"/>
            </w:tcBorders>
            <w:shd w:val="clear" w:color="auto" w:fill="auto"/>
            <w:noWrap/>
            <w:vAlign w:val="center"/>
            <w:hideMark/>
          </w:tcPr>
          <w:p w14:paraId="18DBF4BD"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12.5</w:t>
            </w:r>
          </w:p>
        </w:tc>
      </w:tr>
      <w:tr w:rsidR="00E36865" w:rsidRPr="000717C3" w14:paraId="410DDBE0" w14:textId="77777777" w:rsidTr="002A06E4">
        <w:trPr>
          <w:trHeight w:val="20"/>
        </w:trPr>
        <w:tc>
          <w:tcPr>
            <w:tcW w:w="328" w:type="pct"/>
            <w:tcBorders>
              <w:top w:val="nil"/>
              <w:left w:val="single" w:sz="8" w:space="0" w:color="auto"/>
              <w:bottom w:val="nil"/>
              <w:right w:val="single" w:sz="8" w:space="0" w:color="auto"/>
            </w:tcBorders>
            <w:shd w:val="clear" w:color="auto" w:fill="auto"/>
            <w:vAlign w:val="center"/>
            <w:hideMark/>
          </w:tcPr>
          <w:p w14:paraId="0312D9A2"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27</w:t>
            </w:r>
          </w:p>
        </w:tc>
        <w:tc>
          <w:tcPr>
            <w:tcW w:w="1564" w:type="pct"/>
            <w:tcBorders>
              <w:top w:val="nil"/>
              <w:left w:val="nil"/>
              <w:bottom w:val="nil"/>
              <w:right w:val="single" w:sz="8" w:space="0" w:color="auto"/>
            </w:tcBorders>
            <w:shd w:val="clear" w:color="auto" w:fill="auto"/>
            <w:vAlign w:val="center"/>
            <w:hideMark/>
          </w:tcPr>
          <w:p w14:paraId="0533CF7B"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Salpa maxima</w:t>
            </w:r>
          </w:p>
        </w:tc>
        <w:tc>
          <w:tcPr>
            <w:tcW w:w="339" w:type="pct"/>
            <w:tcBorders>
              <w:top w:val="nil"/>
              <w:left w:val="nil"/>
              <w:bottom w:val="nil"/>
              <w:right w:val="nil"/>
            </w:tcBorders>
            <w:shd w:val="clear" w:color="auto" w:fill="auto"/>
            <w:vAlign w:val="center"/>
            <w:hideMark/>
          </w:tcPr>
          <w:p w14:paraId="2FAB5AEF" w14:textId="77777777" w:rsidR="00E36865" w:rsidRPr="000717C3" w:rsidRDefault="00E36865" w:rsidP="00F9350C">
            <w:pPr>
              <w:widowControl/>
              <w:autoSpaceDE/>
              <w:autoSpaceDN/>
              <w:jc w:val="center"/>
              <w:rPr>
                <w:i/>
                <w:iCs/>
                <w:color w:val="000000"/>
                <w:sz w:val="18"/>
                <w:szCs w:val="18"/>
                <w:lang w:val="ru-RU" w:eastAsia="ru-RU"/>
              </w:rPr>
            </w:pPr>
            <w:r w:rsidRPr="000717C3">
              <w:rPr>
                <w:i/>
                <w:iCs/>
                <w:color w:val="000000"/>
                <w:sz w:val="18"/>
                <w:szCs w:val="18"/>
                <w:lang w:val="ru-RU" w:eastAsia="ru-RU"/>
              </w:rPr>
              <w:t>0.05</w:t>
            </w:r>
          </w:p>
        </w:tc>
        <w:tc>
          <w:tcPr>
            <w:tcW w:w="431" w:type="pct"/>
            <w:tcBorders>
              <w:top w:val="nil"/>
              <w:left w:val="single" w:sz="8" w:space="0" w:color="000000"/>
              <w:bottom w:val="nil"/>
              <w:right w:val="nil"/>
            </w:tcBorders>
            <w:shd w:val="clear" w:color="auto" w:fill="auto"/>
            <w:noWrap/>
            <w:vAlign w:val="center"/>
            <w:hideMark/>
          </w:tcPr>
          <w:p w14:paraId="5BCC449A"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NA</w:t>
            </w:r>
          </w:p>
        </w:tc>
        <w:tc>
          <w:tcPr>
            <w:tcW w:w="503" w:type="pct"/>
            <w:tcBorders>
              <w:top w:val="nil"/>
              <w:left w:val="single" w:sz="8" w:space="0" w:color="000000"/>
              <w:bottom w:val="nil"/>
              <w:right w:val="nil"/>
            </w:tcBorders>
            <w:shd w:val="clear" w:color="auto" w:fill="auto"/>
            <w:noWrap/>
            <w:vAlign w:val="center"/>
            <w:hideMark/>
          </w:tcPr>
          <w:p w14:paraId="4670A4F8"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4.14</w:t>
            </w:r>
          </w:p>
        </w:tc>
        <w:tc>
          <w:tcPr>
            <w:tcW w:w="670" w:type="pct"/>
            <w:tcBorders>
              <w:top w:val="nil"/>
              <w:left w:val="single" w:sz="8" w:space="0" w:color="000000"/>
              <w:bottom w:val="nil"/>
              <w:right w:val="nil"/>
            </w:tcBorders>
            <w:shd w:val="clear" w:color="auto" w:fill="auto"/>
            <w:noWrap/>
            <w:vAlign w:val="center"/>
            <w:hideMark/>
          </w:tcPr>
          <w:p w14:paraId="6A759828" w14:textId="77777777" w:rsidR="00E36865" w:rsidRPr="000717C3" w:rsidRDefault="00E36865" w:rsidP="00F9350C">
            <w:pPr>
              <w:widowControl/>
              <w:autoSpaceDE/>
              <w:autoSpaceDN/>
              <w:jc w:val="center"/>
              <w:rPr>
                <w:color w:val="000000"/>
                <w:sz w:val="20"/>
                <w:szCs w:val="20"/>
                <w:lang w:val="ru-RU" w:eastAsia="ru-RU"/>
              </w:rPr>
            </w:pPr>
          </w:p>
        </w:tc>
        <w:tc>
          <w:tcPr>
            <w:tcW w:w="506" w:type="pct"/>
            <w:tcBorders>
              <w:top w:val="nil"/>
              <w:left w:val="single" w:sz="8" w:space="0" w:color="auto"/>
              <w:bottom w:val="nil"/>
              <w:right w:val="single" w:sz="8" w:space="0" w:color="auto"/>
            </w:tcBorders>
            <w:shd w:val="clear" w:color="auto" w:fill="auto"/>
            <w:noWrap/>
            <w:vAlign w:val="center"/>
            <w:hideMark/>
          </w:tcPr>
          <w:p w14:paraId="3C5B1D1C"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4.1</w:t>
            </w:r>
          </w:p>
        </w:tc>
        <w:tc>
          <w:tcPr>
            <w:tcW w:w="659" w:type="pct"/>
            <w:tcBorders>
              <w:top w:val="nil"/>
              <w:left w:val="nil"/>
              <w:bottom w:val="nil"/>
              <w:right w:val="single" w:sz="8" w:space="0" w:color="auto"/>
            </w:tcBorders>
            <w:shd w:val="clear" w:color="auto" w:fill="auto"/>
            <w:noWrap/>
            <w:vAlign w:val="center"/>
            <w:hideMark/>
          </w:tcPr>
          <w:p w14:paraId="0E788834" w14:textId="77777777" w:rsidR="00E36865" w:rsidRPr="000717C3" w:rsidRDefault="00E36865" w:rsidP="00F9350C">
            <w:pPr>
              <w:widowControl/>
              <w:autoSpaceDE/>
              <w:autoSpaceDN/>
              <w:jc w:val="center"/>
              <w:rPr>
                <w:color w:val="000000"/>
                <w:sz w:val="20"/>
                <w:szCs w:val="20"/>
                <w:lang w:val="ru-RU" w:eastAsia="ru-RU"/>
              </w:rPr>
            </w:pPr>
            <w:r w:rsidRPr="000717C3">
              <w:rPr>
                <w:color w:val="000000"/>
                <w:sz w:val="20"/>
                <w:szCs w:val="20"/>
                <w:lang w:val="ru-RU" w:eastAsia="ru-RU"/>
              </w:rPr>
              <w:t>3.1</w:t>
            </w:r>
          </w:p>
        </w:tc>
      </w:tr>
      <w:tr w:rsidR="00E36865" w:rsidRPr="000717C3" w14:paraId="3AF2F597" w14:textId="77777777" w:rsidTr="002A06E4">
        <w:trPr>
          <w:trHeight w:val="20"/>
        </w:trPr>
        <w:tc>
          <w:tcPr>
            <w:tcW w:w="328" w:type="pct"/>
            <w:tcBorders>
              <w:top w:val="nil"/>
              <w:left w:val="single" w:sz="8" w:space="0" w:color="auto"/>
              <w:bottom w:val="single" w:sz="8" w:space="0" w:color="auto"/>
              <w:right w:val="single" w:sz="8" w:space="0" w:color="auto"/>
            </w:tcBorders>
            <w:shd w:val="clear" w:color="auto" w:fill="auto"/>
            <w:vAlign w:val="center"/>
            <w:hideMark/>
          </w:tcPr>
          <w:p w14:paraId="4BB907ED" w14:textId="77777777" w:rsidR="00E36865" w:rsidRPr="000717C3" w:rsidRDefault="00E36865" w:rsidP="00F9350C">
            <w:pPr>
              <w:widowControl/>
              <w:autoSpaceDE/>
              <w:autoSpaceDN/>
              <w:jc w:val="center"/>
              <w:rPr>
                <w:i/>
                <w:iCs/>
                <w:color w:val="000000"/>
                <w:sz w:val="18"/>
                <w:szCs w:val="18"/>
                <w:lang w:val="ru-RU" w:eastAsia="ru-RU"/>
              </w:rPr>
            </w:pPr>
          </w:p>
        </w:tc>
        <w:tc>
          <w:tcPr>
            <w:tcW w:w="1564" w:type="pct"/>
            <w:tcBorders>
              <w:top w:val="single" w:sz="8" w:space="0" w:color="auto"/>
              <w:left w:val="nil"/>
              <w:bottom w:val="single" w:sz="8" w:space="0" w:color="auto"/>
              <w:right w:val="single" w:sz="8" w:space="0" w:color="auto"/>
            </w:tcBorders>
            <w:shd w:val="clear" w:color="auto" w:fill="auto"/>
            <w:vAlign w:val="center"/>
            <w:hideMark/>
          </w:tcPr>
          <w:p w14:paraId="1471E9FD" w14:textId="77777777" w:rsidR="00E36865" w:rsidRPr="000717C3" w:rsidRDefault="00E36865" w:rsidP="00F9350C">
            <w:pPr>
              <w:widowControl/>
              <w:autoSpaceDE/>
              <w:autoSpaceDN/>
              <w:jc w:val="center"/>
              <w:rPr>
                <w:b/>
                <w:bCs/>
                <w:color w:val="000000"/>
                <w:sz w:val="18"/>
                <w:szCs w:val="18"/>
                <w:lang w:val="ru-RU" w:eastAsia="ru-RU"/>
              </w:rPr>
            </w:pPr>
            <w:r w:rsidRPr="000717C3">
              <w:rPr>
                <w:b/>
                <w:bCs/>
                <w:color w:val="000000"/>
                <w:sz w:val="18"/>
                <w:szCs w:val="18"/>
                <w:lang w:val="ru-RU" w:eastAsia="ru-RU"/>
              </w:rPr>
              <w:t>Total</w:t>
            </w:r>
          </w:p>
        </w:tc>
        <w:tc>
          <w:tcPr>
            <w:tcW w:w="339" w:type="pct"/>
            <w:tcBorders>
              <w:top w:val="single" w:sz="8" w:space="0" w:color="auto"/>
              <w:left w:val="nil"/>
              <w:bottom w:val="single" w:sz="8" w:space="0" w:color="auto"/>
              <w:right w:val="single" w:sz="8" w:space="0" w:color="auto"/>
            </w:tcBorders>
            <w:shd w:val="clear" w:color="auto" w:fill="auto"/>
            <w:vAlign w:val="center"/>
            <w:hideMark/>
          </w:tcPr>
          <w:p w14:paraId="712A4F0C" w14:textId="77777777" w:rsidR="00E36865" w:rsidRPr="000717C3" w:rsidRDefault="00E36865" w:rsidP="00F9350C">
            <w:pPr>
              <w:widowControl/>
              <w:autoSpaceDE/>
              <w:autoSpaceDN/>
              <w:jc w:val="center"/>
              <w:rPr>
                <w:b/>
                <w:bCs/>
                <w:color w:val="000000"/>
                <w:sz w:val="18"/>
                <w:szCs w:val="18"/>
                <w:lang w:val="ru-RU" w:eastAsia="ru-RU"/>
              </w:rPr>
            </w:pPr>
          </w:p>
        </w:tc>
        <w:tc>
          <w:tcPr>
            <w:tcW w:w="431" w:type="pct"/>
            <w:tcBorders>
              <w:top w:val="single" w:sz="8" w:space="0" w:color="auto"/>
              <w:left w:val="nil"/>
              <w:bottom w:val="single" w:sz="8" w:space="0" w:color="auto"/>
              <w:right w:val="single" w:sz="8" w:space="0" w:color="auto"/>
            </w:tcBorders>
            <w:shd w:val="clear" w:color="auto" w:fill="auto"/>
            <w:noWrap/>
            <w:vAlign w:val="center"/>
            <w:hideMark/>
          </w:tcPr>
          <w:p w14:paraId="7F276BC7"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19449</w:t>
            </w:r>
          </w:p>
        </w:tc>
        <w:tc>
          <w:tcPr>
            <w:tcW w:w="503" w:type="pct"/>
            <w:tcBorders>
              <w:top w:val="single" w:sz="8" w:space="0" w:color="auto"/>
              <w:left w:val="nil"/>
              <w:bottom w:val="single" w:sz="8" w:space="0" w:color="auto"/>
              <w:right w:val="single" w:sz="8" w:space="0" w:color="auto"/>
            </w:tcBorders>
            <w:shd w:val="clear" w:color="auto" w:fill="auto"/>
            <w:noWrap/>
            <w:vAlign w:val="center"/>
            <w:hideMark/>
          </w:tcPr>
          <w:p w14:paraId="265EAB34"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1108.895</w:t>
            </w:r>
          </w:p>
        </w:tc>
        <w:tc>
          <w:tcPr>
            <w:tcW w:w="670" w:type="pct"/>
            <w:tcBorders>
              <w:top w:val="single" w:sz="8" w:space="0" w:color="auto"/>
              <w:left w:val="nil"/>
              <w:bottom w:val="single" w:sz="8" w:space="0" w:color="auto"/>
              <w:right w:val="single" w:sz="8" w:space="0" w:color="auto"/>
            </w:tcBorders>
            <w:shd w:val="clear" w:color="auto" w:fill="auto"/>
            <w:noWrap/>
            <w:vAlign w:val="center"/>
            <w:hideMark/>
          </w:tcPr>
          <w:p w14:paraId="18DAB1C0"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19305.3</w:t>
            </w:r>
          </w:p>
        </w:tc>
        <w:tc>
          <w:tcPr>
            <w:tcW w:w="506" w:type="pct"/>
            <w:tcBorders>
              <w:top w:val="single" w:sz="8" w:space="0" w:color="auto"/>
              <w:left w:val="nil"/>
              <w:bottom w:val="single" w:sz="8" w:space="0" w:color="auto"/>
              <w:right w:val="single" w:sz="8" w:space="0" w:color="auto"/>
            </w:tcBorders>
            <w:shd w:val="clear" w:color="auto" w:fill="auto"/>
            <w:noWrap/>
            <w:vAlign w:val="center"/>
            <w:hideMark/>
          </w:tcPr>
          <w:p w14:paraId="18E1CDA5" w14:textId="77777777" w:rsidR="00E36865" w:rsidRPr="000717C3" w:rsidRDefault="00E36865" w:rsidP="00F9350C">
            <w:pPr>
              <w:widowControl/>
              <w:autoSpaceDE/>
              <w:autoSpaceDN/>
              <w:jc w:val="center"/>
              <w:rPr>
                <w:b/>
                <w:bCs/>
                <w:color w:val="000000"/>
                <w:sz w:val="20"/>
                <w:szCs w:val="20"/>
                <w:lang w:val="ru-RU" w:eastAsia="ru-RU"/>
              </w:rPr>
            </w:pPr>
            <w:r w:rsidRPr="000717C3">
              <w:rPr>
                <w:b/>
                <w:bCs/>
                <w:color w:val="000000"/>
                <w:sz w:val="20"/>
                <w:szCs w:val="20"/>
                <w:lang w:val="ru-RU" w:eastAsia="ru-RU"/>
              </w:rPr>
              <w:t>429.1</w:t>
            </w:r>
          </w:p>
        </w:tc>
        <w:tc>
          <w:tcPr>
            <w:tcW w:w="659" w:type="pct"/>
            <w:tcBorders>
              <w:top w:val="single" w:sz="8" w:space="0" w:color="auto"/>
              <w:left w:val="nil"/>
              <w:bottom w:val="single" w:sz="8" w:space="0" w:color="auto"/>
              <w:right w:val="single" w:sz="8" w:space="0" w:color="auto"/>
            </w:tcBorders>
            <w:shd w:val="clear" w:color="auto" w:fill="auto"/>
            <w:noWrap/>
            <w:vAlign w:val="center"/>
            <w:hideMark/>
          </w:tcPr>
          <w:p w14:paraId="299B03F1" w14:textId="77777777" w:rsidR="00E36865" w:rsidRPr="000717C3" w:rsidRDefault="00E36865" w:rsidP="00F9350C">
            <w:pPr>
              <w:widowControl/>
              <w:autoSpaceDE/>
              <w:autoSpaceDN/>
              <w:jc w:val="center"/>
              <w:rPr>
                <w:b/>
                <w:bCs/>
                <w:color w:val="000000"/>
                <w:sz w:val="20"/>
                <w:szCs w:val="20"/>
                <w:lang w:val="ru-RU" w:eastAsia="ru-RU"/>
              </w:rPr>
            </w:pPr>
          </w:p>
        </w:tc>
      </w:tr>
    </w:tbl>
    <w:p w14:paraId="15C46ECF" w14:textId="4E76B462" w:rsidR="00E36865" w:rsidRPr="00E36865" w:rsidRDefault="0028120D" w:rsidP="00E36865">
      <w:r>
        <w:t>*Abundance and biomass estimations based on night trawls</w:t>
      </w:r>
      <w:r w:rsidR="002A06E4">
        <w:t>, k – catchability coefficient</w:t>
      </w:r>
    </w:p>
    <w:p w14:paraId="2BDBC395" w14:textId="77777777" w:rsidR="00464549" w:rsidRDefault="00464549">
      <w:pPr>
        <w:widowControl/>
        <w:autoSpaceDE/>
        <w:autoSpaceDN/>
        <w:spacing w:after="160" w:line="259" w:lineRule="auto"/>
        <w:rPr>
          <w:bCs/>
          <w:sz w:val="24"/>
          <w:szCs w:val="24"/>
        </w:rPr>
      </w:pPr>
      <w:bookmarkStart w:id="23" w:name="_Ref104559937"/>
      <w:r>
        <w:rPr>
          <w:b/>
          <w:sz w:val="24"/>
          <w:szCs w:val="24"/>
        </w:rPr>
        <w:br w:type="page"/>
      </w:r>
    </w:p>
    <w:p w14:paraId="28EAF070" w14:textId="77777777" w:rsidR="00464549" w:rsidRDefault="00464549" w:rsidP="00692A62">
      <w:pPr>
        <w:pStyle w:val="af4"/>
        <w:rPr>
          <w:b w:val="0"/>
          <w:color w:val="auto"/>
          <w:sz w:val="24"/>
          <w:szCs w:val="24"/>
        </w:rPr>
        <w:sectPr w:rsidR="00464549" w:rsidSect="0028120D">
          <w:footerReference w:type="default" r:id="rId31"/>
          <w:footerReference w:type="first" r:id="rId32"/>
          <w:pgSz w:w="12240" w:h="15840"/>
          <w:pgMar w:top="1440" w:right="1440" w:bottom="1440" w:left="1440" w:header="708" w:footer="708" w:gutter="0"/>
          <w:pgNumType w:start="1"/>
          <w:cols w:space="708"/>
          <w:titlePg/>
          <w:docGrid w:linePitch="360"/>
        </w:sectPr>
      </w:pPr>
    </w:p>
    <w:p w14:paraId="5816D333" w14:textId="77777777" w:rsidR="00464549" w:rsidRDefault="00692A62" w:rsidP="00692A62">
      <w:pPr>
        <w:pStyle w:val="af4"/>
        <w:rPr>
          <w:b w:val="0"/>
          <w:color w:val="auto"/>
          <w:sz w:val="24"/>
          <w:szCs w:val="24"/>
        </w:rPr>
      </w:pPr>
      <w:r w:rsidRPr="00692A62">
        <w:rPr>
          <w:b w:val="0"/>
          <w:color w:val="auto"/>
          <w:sz w:val="24"/>
          <w:szCs w:val="24"/>
        </w:rPr>
        <w:lastRenderedPageBreak/>
        <w:t xml:space="preserve">Table </w:t>
      </w:r>
      <w:r w:rsidR="005F5DC8" w:rsidRPr="00692A62">
        <w:rPr>
          <w:b w:val="0"/>
          <w:color w:val="auto"/>
          <w:sz w:val="24"/>
          <w:szCs w:val="24"/>
        </w:rPr>
        <w:fldChar w:fldCharType="begin"/>
      </w:r>
      <w:r w:rsidRPr="00692A62">
        <w:rPr>
          <w:b w:val="0"/>
          <w:color w:val="auto"/>
          <w:sz w:val="24"/>
          <w:szCs w:val="24"/>
        </w:rPr>
        <w:instrText xml:space="preserve"> SEQ Table \* ARABIC </w:instrText>
      </w:r>
      <w:r w:rsidR="005F5DC8" w:rsidRPr="00692A62">
        <w:rPr>
          <w:b w:val="0"/>
          <w:color w:val="auto"/>
          <w:sz w:val="24"/>
          <w:szCs w:val="24"/>
        </w:rPr>
        <w:fldChar w:fldCharType="separate"/>
      </w:r>
      <w:r w:rsidR="0077200A">
        <w:rPr>
          <w:b w:val="0"/>
          <w:noProof/>
          <w:color w:val="auto"/>
          <w:sz w:val="24"/>
          <w:szCs w:val="24"/>
        </w:rPr>
        <w:t>4</w:t>
      </w:r>
      <w:r w:rsidR="005F5DC8" w:rsidRPr="00692A62">
        <w:rPr>
          <w:b w:val="0"/>
          <w:color w:val="auto"/>
          <w:sz w:val="24"/>
          <w:szCs w:val="24"/>
        </w:rPr>
        <w:fldChar w:fldCharType="end"/>
      </w:r>
      <w:bookmarkEnd w:id="13"/>
      <w:bookmarkEnd w:id="23"/>
      <w:r w:rsidRPr="00692A62">
        <w:rPr>
          <w:b w:val="0"/>
          <w:color w:val="auto"/>
          <w:sz w:val="24"/>
          <w:szCs w:val="24"/>
        </w:rPr>
        <w:t xml:space="preserve">. Technical parameters of trawls and Pacific salmon catches </w:t>
      </w:r>
    </w:p>
    <w:tbl>
      <w:tblPr>
        <w:tblW w:w="5000" w:type="pct"/>
        <w:tblCellMar>
          <w:left w:w="28" w:type="dxa"/>
          <w:right w:w="28" w:type="dxa"/>
        </w:tblCellMar>
        <w:tblLook w:val="04A0" w:firstRow="1" w:lastRow="0" w:firstColumn="1" w:lastColumn="0" w:noHBand="0" w:noVBand="1"/>
      </w:tblPr>
      <w:tblGrid>
        <w:gridCol w:w="439"/>
        <w:gridCol w:w="835"/>
        <w:gridCol w:w="506"/>
        <w:gridCol w:w="1462"/>
        <w:gridCol w:w="555"/>
        <w:gridCol w:w="563"/>
        <w:gridCol w:w="623"/>
        <w:gridCol w:w="563"/>
        <w:gridCol w:w="566"/>
        <w:gridCol w:w="612"/>
        <w:gridCol w:w="601"/>
        <w:gridCol w:w="506"/>
        <w:gridCol w:w="566"/>
        <w:gridCol w:w="566"/>
        <w:gridCol w:w="856"/>
        <w:gridCol w:w="566"/>
        <w:gridCol w:w="566"/>
        <w:gridCol w:w="701"/>
        <w:gridCol w:w="745"/>
        <w:gridCol w:w="553"/>
      </w:tblGrid>
      <w:tr w:rsidR="00A70E18" w:rsidRPr="00A70E18" w14:paraId="1F0EC08F" w14:textId="77777777" w:rsidTr="00A70E18">
        <w:trPr>
          <w:trHeight w:val="170"/>
        </w:trPr>
        <w:tc>
          <w:tcPr>
            <w:tcW w:w="171"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EB1358C" w14:textId="77777777" w:rsidR="00464549" w:rsidRPr="00A70E18" w:rsidRDefault="00A70E18" w:rsidP="00A70E18">
            <w:pPr>
              <w:widowControl/>
              <w:autoSpaceDE/>
              <w:autoSpaceDN/>
              <w:jc w:val="center"/>
              <w:rPr>
                <w:color w:val="000000"/>
                <w:sz w:val="20"/>
                <w:szCs w:val="20"/>
                <w:lang w:val="ru-RU" w:eastAsia="ru-RU"/>
              </w:rPr>
            </w:pPr>
            <w:r>
              <w:rPr>
                <w:color w:val="000000"/>
                <w:sz w:val="20"/>
                <w:szCs w:val="20"/>
                <w:lang w:val="ru-RU" w:eastAsia="ru-RU"/>
              </w:rPr>
              <w:t>№</w:t>
            </w:r>
          </w:p>
        </w:tc>
        <w:tc>
          <w:tcPr>
            <w:tcW w:w="324" w:type="pct"/>
            <w:tcBorders>
              <w:top w:val="single" w:sz="4" w:space="0" w:color="auto"/>
              <w:left w:val="nil"/>
              <w:bottom w:val="single" w:sz="4" w:space="0" w:color="auto"/>
              <w:right w:val="single" w:sz="4" w:space="0" w:color="auto"/>
            </w:tcBorders>
            <w:shd w:val="clear" w:color="000000" w:fill="FFFFFF"/>
            <w:noWrap/>
            <w:vAlign w:val="center"/>
            <w:hideMark/>
          </w:tcPr>
          <w:p w14:paraId="6F603CE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X</w:t>
            </w:r>
          </w:p>
        </w:tc>
        <w:tc>
          <w:tcPr>
            <w:tcW w:w="194" w:type="pct"/>
            <w:tcBorders>
              <w:top w:val="single" w:sz="4" w:space="0" w:color="auto"/>
              <w:left w:val="nil"/>
              <w:bottom w:val="single" w:sz="4" w:space="0" w:color="auto"/>
              <w:right w:val="single" w:sz="4" w:space="0" w:color="auto"/>
            </w:tcBorders>
            <w:shd w:val="clear" w:color="000000" w:fill="FFFFFF"/>
            <w:noWrap/>
            <w:vAlign w:val="center"/>
            <w:hideMark/>
          </w:tcPr>
          <w:p w14:paraId="5A0CA23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Y</w:t>
            </w:r>
          </w:p>
        </w:tc>
        <w:tc>
          <w:tcPr>
            <w:tcW w:w="562" w:type="pct"/>
            <w:tcBorders>
              <w:top w:val="single" w:sz="4" w:space="0" w:color="auto"/>
              <w:left w:val="nil"/>
              <w:bottom w:val="single" w:sz="4" w:space="0" w:color="auto"/>
              <w:right w:val="single" w:sz="4" w:space="0" w:color="auto"/>
            </w:tcBorders>
            <w:shd w:val="clear" w:color="000000" w:fill="FFFFFF"/>
            <w:noWrap/>
            <w:vAlign w:val="center"/>
            <w:hideMark/>
          </w:tcPr>
          <w:p w14:paraId="31B7D20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Date/time (UTC)</w:t>
            </w:r>
          </w:p>
        </w:tc>
        <w:tc>
          <w:tcPr>
            <w:tcW w:w="216" w:type="pct"/>
            <w:tcBorders>
              <w:top w:val="single" w:sz="4" w:space="0" w:color="auto"/>
              <w:left w:val="nil"/>
              <w:bottom w:val="single" w:sz="4" w:space="0" w:color="auto"/>
              <w:right w:val="single" w:sz="4" w:space="0" w:color="auto"/>
            </w:tcBorders>
            <w:shd w:val="clear" w:color="000000" w:fill="FFFFFF"/>
            <w:noWrap/>
            <w:vAlign w:val="center"/>
            <w:hideMark/>
          </w:tcPr>
          <w:p w14:paraId="74020DC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w:t>
            </w:r>
          </w:p>
        </w:tc>
        <w:tc>
          <w:tcPr>
            <w:tcW w:w="219" w:type="pct"/>
            <w:tcBorders>
              <w:top w:val="single" w:sz="4" w:space="0" w:color="auto"/>
              <w:left w:val="nil"/>
              <w:bottom w:val="single" w:sz="4" w:space="0" w:color="auto"/>
              <w:right w:val="single" w:sz="4" w:space="0" w:color="auto"/>
            </w:tcBorders>
            <w:shd w:val="clear" w:color="000000" w:fill="FFFFFF"/>
            <w:noWrap/>
            <w:vAlign w:val="center"/>
            <w:hideMark/>
          </w:tcPr>
          <w:p w14:paraId="0DD8131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V</w:t>
            </w:r>
          </w:p>
        </w:tc>
        <w:tc>
          <w:tcPr>
            <w:tcW w:w="239" w:type="pct"/>
            <w:tcBorders>
              <w:top w:val="single" w:sz="4" w:space="0" w:color="auto"/>
              <w:left w:val="nil"/>
              <w:bottom w:val="single" w:sz="4" w:space="0" w:color="auto"/>
              <w:right w:val="single" w:sz="4" w:space="0" w:color="auto"/>
            </w:tcBorders>
            <w:shd w:val="clear" w:color="000000" w:fill="FFFFFF"/>
            <w:noWrap/>
            <w:vAlign w:val="center"/>
            <w:hideMark/>
          </w:tcPr>
          <w:p w14:paraId="35622EC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Course</w:t>
            </w:r>
          </w:p>
        </w:tc>
        <w:tc>
          <w:tcPr>
            <w:tcW w:w="219" w:type="pct"/>
            <w:tcBorders>
              <w:top w:val="single" w:sz="4" w:space="0" w:color="auto"/>
              <w:left w:val="nil"/>
              <w:bottom w:val="single" w:sz="4" w:space="0" w:color="auto"/>
              <w:right w:val="single" w:sz="4" w:space="0" w:color="auto"/>
            </w:tcBorders>
            <w:shd w:val="clear" w:color="000000" w:fill="FFFFFF"/>
            <w:noWrap/>
            <w:vAlign w:val="center"/>
            <w:hideMark/>
          </w:tcPr>
          <w:p w14:paraId="12AA649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H</w:t>
            </w:r>
          </w:p>
        </w:tc>
        <w:tc>
          <w:tcPr>
            <w:tcW w:w="220" w:type="pct"/>
            <w:tcBorders>
              <w:top w:val="single" w:sz="4" w:space="0" w:color="auto"/>
              <w:left w:val="nil"/>
              <w:bottom w:val="single" w:sz="4" w:space="0" w:color="auto"/>
              <w:right w:val="single" w:sz="4" w:space="0" w:color="auto"/>
            </w:tcBorders>
            <w:shd w:val="clear" w:color="000000" w:fill="FFFFFF"/>
            <w:noWrap/>
            <w:vAlign w:val="center"/>
            <w:hideMark/>
          </w:tcPr>
          <w:p w14:paraId="2DE0A5F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T0</w:t>
            </w:r>
          </w:p>
        </w:tc>
        <w:tc>
          <w:tcPr>
            <w:tcW w:w="235" w:type="pct"/>
            <w:tcBorders>
              <w:top w:val="single" w:sz="4" w:space="0" w:color="auto"/>
              <w:left w:val="nil"/>
              <w:bottom w:val="single" w:sz="4" w:space="0" w:color="auto"/>
              <w:right w:val="single" w:sz="4" w:space="0" w:color="auto"/>
            </w:tcBorders>
            <w:shd w:val="clear" w:color="000000" w:fill="FFFFFF"/>
            <w:noWrap/>
            <w:vAlign w:val="center"/>
            <w:hideMark/>
          </w:tcPr>
          <w:p w14:paraId="1E4C547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Wind</w:t>
            </w:r>
          </w:p>
        </w:tc>
        <w:tc>
          <w:tcPr>
            <w:tcW w:w="231" w:type="pct"/>
            <w:tcBorders>
              <w:top w:val="single" w:sz="4" w:space="0" w:color="auto"/>
              <w:left w:val="nil"/>
              <w:bottom w:val="single" w:sz="4" w:space="0" w:color="auto"/>
              <w:right w:val="single" w:sz="4" w:space="0" w:color="auto"/>
            </w:tcBorders>
            <w:shd w:val="clear" w:color="000000" w:fill="FFFFFF"/>
            <w:noWrap/>
            <w:vAlign w:val="center"/>
            <w:hideMark/>
          </w:tcPr>
          <w:p w14:paraId="7151419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Waves</w:t>
            </w:r>
          </w:p>
        </w:tc>
        <w:tc>
          <w:tcPr>
            <w:tcW w:w="197" w:type="pct"/>
            <w:tcBorders>
              <w:top w:val="single" w:sz="4" w:space="0" w:color="auto"/>
              <w:left w:val="nil"/>
              <w:bottom w:val="single" w:sz="4" w:space="0" w:color="auto"/>
              <w:right w:val="single" w:sz="4" w:space="0" w:color="auto"/>
            </w:tcBorders>
            <w:shd w:val="clear" w:color="000000" w:fill="FFFFFF"/>
            <w:noWrap/>
            <w:vAlign w:val="center"/>
            <w:hideMark/>
          </w:tcPr>
          <w:p w14:paraId="554EB21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VO</w:t>
            </w:r>
          </w:p>
        </w:tc>
        <w:tc>
          <w:tcPr>
            <w:tcW w:w="220" w:type="pct"/>
            <w:tcBorders>
              <w:top w:val="single" w:sz="4" w:space="0" w:color="auto"/>
              <w:left w:val="nil"/>
              <w:bottom w:val="single" w:sz="4" w:space="0" w:color="auto"/>
              <w:right w:val="single" w:sz="4" w:space="0" w:color="auto"/>
            </w:tcBorders>
            <w:shd w:val="clear" w:color="000000" w:fill="FFFFFF"/>
            <w:noWrap/>
            <w:vAlign w:val="center"/>
            <w:hideMark/>
          </w:tcPr>
          <w:p w14:paraId="47142EC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HO</w:t>
            </w:r>
          </w:p>
        </w:tc>
        <w:tc>
          <w:tcPr>
            <w:tcW w:w="220" w:type="pct"/>
            <w:tcBorders>
              <w:top w:val="single" w:sz="4" w:space="0" w:color="auto"/>
              <w:left w:val="nil"/>
              <w:bottom w:val="single" w:sz="4" w:space="0" w:color="auto"/>
              <w:right w:val="single" w:sz="4" w:space="0" w:color="auto"/>
            </w:tcBorders>
            <w:shd w:val="clear" w:color="000000" w:fill="FFFFFF"/>
            <w:noWrap/>
            <w:vAlign w:val="center"/>
            <w:hideMark/>
          </w:tcPr>
          <w:p w14:paraId="6C54124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WR</w:t>
            </w:r>
          </w:p>
        </w:tc>
        <w:tc>
          <w:tcPr>
            <w:tcW w:w="329" w:type="pct"/>
            <w:tcBorders>
              <w:top w:val="single" w:sz="4" w:space="0" w:color="auto"/>
              <w:left w:val="nil"/>
              <w:bottom w:val="single" w:sz="4" w:space="0" w:color="auto"/>
              <w:right w:val="single" w:sz="4" w:space="0" w:color="auto"/>
            </w:tcBorders>
            <w:shd w:val="clear" w:color="000000" w:fill="FFFFFF"/>
            <w:noWrap/>
            <w:vAlign w:val="center"/>
            <w:hideMark/>
          </w:tcPr>
          <w:p w14:paraId="704E73F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Night/day</w:t>
            </w:r>
          </w:p>
        </w:tc>
        <w:tc>
          <w:tcPr>
            <w:tcW w:w="220" w:type="pct"/>
            <w:tcBorders>
              <w:top w:val="single" w:sz="4" w:space="0" w:color="auto"/>
              <w:left w:val="nil"/>
              <w:bottom w:val="single" w:sz="4" w:space="0" w:color="auto"/>
              <w:right w:val="single" w:sz="4" w:space="0" w:color="auto"/>
            </w:tcBorders>
            <w:shd w:val="clear" w:color="auto" w:fill="auto"/>
            <w:noWrap/>
            <w:vAlign w:val="center"/>
            <w:hideMark/>
          </w:tcPr>
          <w:p w14:paraId="0CC4289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pink</w:t>
            </w:r>
          </w:p>
        </w:tc>
        <w:tc>
          <w:tcPr>
            <w:tcW w:w="220" w:type="pct"/>
            <w:tcBorders>
              <w:top w:val="single" w:sz="4" w:space="0" w:color="auto"/>
              <w:left w:val="nil"/>
              <w:bottom w:val="single" w:sz="4" w:space="0" w:color="auto"/>
              <w:right w:val="single" w:sz="4" w:space="0" w:color="auto"/>
            </w:tcBorders>
            <w:shd w:val="clear" w:color="auto" w:fill="auto"/>
            <w:noWrap/>
            <w:vAlign w:val="center"/>
            <w:hideMark/>
          </w:tcPr>
          <w:p w14:paraId="5C5622E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chum</w:t>
            </w:r>
          </w:p>
        </w:tc>
        <w:tc>
          <w:tcPr>
            <w:tcW w:w="271" w:type="pct"/>
            <w:tcBorders>
              <w:top w:val="single" w:sz="4" w:space="0" w:color="auto"/>
              <w:left w:val="nil"/>
              <w:bottom w:val="single" w:sz="4" w:space="0" w:color="auto"/>
              <w:right w:val="single" w:sz="4" w:space="0" w:color="auto"/>
            </w:tcBorders>
            <w:shd w:val="clear" w:color="auto" w:fill="auto"/>
            <w:noWrap/>
            <w:vAlign w:val="center"/>
            <w:hideMark/>
          </w:tcPr>
          <w:p w14:paraId="6F8640B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sockeye</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14:paraId="0C6DF19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Chinook</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70DB10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coho</w:t>
            </w:r>
          </w:p>
        </w:tc>
      </w:tr>
      <w:tr w:rsidR="00A70E18" w:rsidRPr="00A70E18" w14:paraId="62771A25"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3FDF79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324" w:type="pct"/>
            <w:tcBorders>
              <w:top w:val="nil"/>
              <w:left w:val="nil"/>
              <w:bottom w:val="single" w:sz="4" w:space="0" w:color="auto"/>
              <w:right w:val="single" w:sz="4" w:space="0" w:color="auto"/>
            </w:tcBorders>
            <w:shd w:val="clear" w:color="auto" w:fill="auto"/>
            <w:vAlign w:val="center"/>
            <w:hideMark/>
          </w:tcPr>
          <w:p w14:paraId="1110BDF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-172.32</w:t>
            </w:r>
          </w:p>
        </w:tc>
        <w:tc>
          <w:tcPr>
            <w:tcW w:w="194" w:type="pct"/>
            <w:tcBorders>
              <w:top w:val="nil"/>
              <w:left w:val="nil"/>
              <w:bottom w:val="single" w:sz="4" w:space="0" w:color="auto"/>
              <w:right w:val="single" w:sz="4" w:space="0" w:color="auto"/>
            </w:tcBorders>
            <w:shd w:val="clear" w:color="auto" w:fill="auto"/>
            <w:vAlign w:val="center"/>
            <w:hideMark/>
          </w:tcPr>
          <w:p w14:paraId="4A55741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48.63</w:t>
            </w:r>
          </w:p>
        </w:tc>
        <w:tc>
          <w:tcPr>
            <w:tcW w:w="562" w:type="pct"/>
            <w:tcBorders>
              <w:top w:val="nil"/>
              <w:left w:val="nil"/>
              <w:bottom w:val="single" w:sz="4" w:space="0" w:color="auto"/>
              <w:right w:val="single" w:sz="4" w:space="0" w:color="auto"/>
            </w:tcBorders>
            <w:shd w:val="clear" w:color="auto" w:fill="auto"/>
            <w:noWrap/>
            <w:vAlign w:val="center"/>
            <w:hideMark/>
          </w:tcPr>
          <w:p w14:paraId="4B5386B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02.03.2022 4:10</w:t>
            </w:r>
          </w:p>
        </w:tc>
        <w:tc>
          <w:tcPr>
            <w:tcW w:w="216" w:type="pct"/>
            <w:tcBorders>
              <w:top w:val="nil"/>
              <w:left w:val="nil"/>
              <w:bottom w:val="single" w:sz="4" w:space="0" w:color="auto"/>
              <w:right w:val="single" w:sz="4" w:space="0" w:color="auto"/>
            </w:tcBorders>
            <w:shd w:val="clear" w:color="auto" w:fill="auto"/>
            <w:noWrap/>
            <w:vAlign w:val="center"/>
            <w:hideMark/>
          </w:tcPr>
          <w:p w14:paraId="5E6538E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C450F3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w:t>
            </w:r>
          </w:p>
        </w:tc>
        <w:tc>
          <w:tcPr>
            <w:tcW w:w="239" w:type="pct"/>
            <w:tcBorders>
              <w:top w:val="nil"/>
              <w:left w:val="nil"/>
              <w:bottom w:val="single" w:sz="4" w:space="0" w:color="auto"/>
              <w:right w:val="single" w:sz="4" w:space="0" w:color="auto"/>
            </w:tcBorders>
            <w:shd w:val="clear" w:color="auto" w:fill="auto"/>
            <w:vAlign w:val="center"/>
            <w:hideMark/>
          </w:tcPr>
          <w:p w14:paraId="3065C99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71</w:t>
            </w:r>
          </w:p>
        </w:tc>
        <w:tc>
          <w:tcPr>
            <w:tcW w:w="219" w:type="pct"/>
            <w:tcBorders>
              <w:top w:val="nil"/>
              <w:left w:val="nil"/>
              <w:bottom w:val="single" w:sz="4" w:space="0" w:color="auto"/>
              <w:right w:val="single" w:sz="4" w:space="0" w:color="auto"/>
            </w:tcBorders>
            <w:shd w:val="clear" w:color="auto" w:fill="auto"/>
            <w:vAlign w:val="center"/>
            <w:hideMark/>
          </w:tcPr>
          <w:p w14:paraId="4BF43FA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743B160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5.2</w:t>
            </w:r>
          </w:p>
        </w:tc>
        <w:tc>
          <w:tcPr>
            <w:tcW w:w="235" w:type="pct"/>
            <w:tcBorders>
              <w:top w:val="nil"/>
              <w:left w:val="nil"/>
              <w:bottom w:val="single" w:sz="4" w:space="0" w:color="auto"/>
              <w:right w:val="single" w:sz="4" w:space="0" w:color="auto"/>
            </w:tcBorders>
            <w:shd w:val="clear" w:color="auto" w:fill="auto"/>
            <w:vAlign w:val="center"/>
            <w:hideMark/>
          </w:tcPr>
          <w:p w14:paraId="19C7F58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250/14</w:t>
            </w:r>
          </w:p>
        </w:tc>
        <w:tc>
          <w:tcPr>
            <w:tcW w:w="231" w:type="pct"/>
            <w:tcBorders>
              <w:top w:val="nil"/>
              <w:left w:val="nil"/>
              <w:bottom w:val="single" w:sz="4" w:space="0" w:color="auto"/>
              <w:right w:val="single" w:sz="4" w:space="0" w:color="auto"/>
            </w:tcBorders>
            <w:shd w:val="clear" w:color="auto" w:fill="auto"/>
            <w:vAlign w:val="center"/>
            <w:hideMark/>
          </w:tcPr>
          <w:p w14:paraId="272271A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6F6E6C4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24.2</w:t>
            </w:r>
          </w:p>
        </w:tc>
        <w:tc>
          <w:tcPr>
            <w:tcW w:w="220" w:type="pct"/>
            <w:tcBorders>
              <w:top w:val="nil"/>
              <w:left w:val="nil"/>
              <w:bottom w:val="single" w:sz="4" w:space="0" w:color="auto"/>
              <w:right w:val="single" w:sz="4" w:space="0" w:color="auto"/>
            </w:tcBorders>
            <w:shd w:val="clear" w:color="auto" w:fill="auto"/>
            <w:vAlign w:val="center"/>
            <w:hideMark/>
          </w:tcPr>
          <w:p w14:paraId="7A3BE4F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42.3</w:t>
            </w:r>
          </w:p>
        </w:tc>
        <w:tc>
          <w:tcPr>
            <w:tcW w:w="220" w:type="pct"/>
            <w:tcBorders>
              <w:top w:val="nil"/>
              <w:left w:val="nil"/>
              <w:bottom w:val="single" w:sz="4" w:space="0" w:color="auto"/>
              <w:right w:val="single" w:sz="4" w:space="0" w:color="auto"/>
            </w:tcBorders>
            <w:shd w:val="clear" w:color="auto" w:fill="auto"/>
            <w:vAlign w:val="center"/>
            <w:hideMark/>
          </w:tcPr>
          <w:p w14:paraId="66CC7CA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254.2</w:t>
            </w:r>
          </w:p>
        </w:tc>
        <w:tc>
          <w:tcPr>
            <w:tcW w:w="329" w:type="pct"/>
            <w:tcBorders>
              <w:top w:val="nil"/>
              <w:left w:val="nil"/>
              <w:bottom w:val="single" w:sz="4" w:space="0" w:color="auto"/>
              <w:right w:val="single" w:sz="4" w:space="0" w:color="auto"/>
            </w:tcBorders>
            <w:shd w:val="clear" w:color="auto" w:fill="auto"/>
            <w:vAlign w:val="center"/>
            <w:hideMark/>
          </w:tcPr>
          <w:p w14:paraId="4DD5E15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2131961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65732D8"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5A463713"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7" w:type="pct"/>
            <w:tcBorders>
              <w:top w:val="nil"/>
              <w:left w:val="nil"/>
              <w:bottom w:val="single" w:sz="4" w:space="0" w:color="auto"/>
              <w:right w:val="single" w:sz="4" w:space="0" w:color="auto"/>
            </w:tcBorders>
            <w:shd w:val="clear" w:color="auto" w:fill="auto"/>
            <w:noWrap/>
            <w:vAlign w:val="center"/>
            <w:hideMark/>
          </w:tcPr>
          <w:p w14:paraId="52BBACF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18" w:type="pct"/>
            <w:tcBorders>
              <w:top w:val="nil"/>
              <w:left w:val="nil"/>
              <w:bottom w:val="single" w:sz="4" w:space="0" w:color="auto"/>
              <w:right w:val="single" w:sz="4" w:space="0" w:color="auto"/>
            </w:tcBorders>
            <w:shd w:val="clear" w:color="auto" w:fill="auto"/>
            <w:noWrap/>
            <w:vAlign w:val="center"/>
            <w:hideMark/>
          </w:tcPr>
          <w:p w14:paraId="04E864F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7BCE2A9E"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0E32EE4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w:t>
            </w:r>
          </w:p>
        </w:tc>
        <w:tc>
          <w:tcPr>
            <w:tcW w:w="324" w:type="pct"/>
            <w:tcBorders>
              <w:top w:val="nil"/>
              <w:left w:val="nil"/>
              <w:bottom w:val="single" w:sz="4" w:space="0" w:color="auto"/>
              <w:right w:val="single" w:sz="4" w:space="0" w:color="auto"/>
            </w:tcBorders>
            <w:shd w:val="clear" w:color="auto" w:fill="auto"/>
            <w:vAlign w:val="center"/>
            <w:hideMark/>
          </w:tcPr>
          <w:p w14:paraId="52EC2F2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-171.11</w:t>
            </w:r>
          </w:p>
        </w:tc>
        <w:tc>
          <w:tcPr>
            <w:tcW w:w="194" w:type="pct"/>
            <w:tcBorders>
              <w:top w:val="nil"/>
              <w:left w:val="nil"/>
              <w:bottom w:val="single" w:sz="4" w:space="0" w:color="auto"/>
              <w:right w:val="single" w:sz="4" w:space="0" w:color="auto"/>
            </w:tcBorders>
            <w:shd w:val="clear" w:color="auto" w:fill="auto"/>
            <w:vAlign w:val="center"/>
            <w:hideMark/>
          </w:tcPr>
          <w:p w14:paraId="49D8B8D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47.91</w:t>
            </w:r>
          </w:p>
        </w:tc>
        <w:tc>
          <w:tcPr>
            <w:tcW w:w="562" w:type="pct"/>
            <w:tcBorders>
              <w:top w:val="nil"/>
              <w:left w:val="nil"/>
              <w:bottom w:val="single" w:sz="4" w:space="0" w:color="auto"/>
              <w:right w:val="single" w:sz="4" w:space="0" w:color="auto"/>
            </w:tcBorders>
            <w:shd w:val="clear" w:color="auto" w:fill="auto"/>
            <w:noWrap/>
            <w:vAlign w:val="center"/>
            <w:hideMark/>
          </w:tcPr>
          <w:p w14:paraId="1A37DE4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02.03.2022 14:58</w:t>
            </w:r>
          </w:p>
        </w:tc>
        <w:tc>
          <w:tcPr>
            <w:tcW w:w="216" w:type="pct"/>
            <w:tcBorders>
              <w:top w:val="nil"/>
              <w:left w:val="nil"/>
              <w:bottom w:val="single" w:sz="4" w:space="0" w:color="auto"/>
              <w:right w:val="single" w:sz="4" w:space="0" w:color="auto"/>
            </w:tcBorders>
            <w:shd w:val="clear" w:color="auto" w:fill="auto"/>
            <w:noWrap/>
            <w:vAlign w:val="center"/>
            <w:hideMark/>
          </w:tcPr>
          <w:p w14:paraId="6C564EC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46185EF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w:t>
            </w:r>
          </w:p>
        </w:tc>
        <w:tc>
          <w:tcPr>
            <w:tcW w:w="239" w:type="pct"/>
            <w:tcBorders>
              <w:top w:val="nil"/>
              <w:left w:val="nil"/>
              <w:bottom w:val="single" w:sz="4" w:space="0" w:color="auto"/>
              <w:right w:val="single" w:sz="4" w:space="0" w:color="auto"/>
            </w:tcBorders>
            <w:shd w:val="clear" w:color="auto" w:fill="auto"/>
            <w:vAlign w:val="center"/>
            <w:hideMark/>
          </w:tcPr>
          <w:p w14:paraId="2FFEFDC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69</w:t>
            </w:r>
          </w:p>
        </w:tc>
        <w:tc>
          <w:tcPr>
            <w:tcW w:w="219" w:type="pct"/>
            <w:tcBorders>
              <w:top w:val="nil"/>
              <w:left w:val="nil"/>
              <w:bottom w:val="single" w:sz="4" w:space="0" w:color="auto"/>
              <w:right w:val="single" w:sz="4" w:space="0" w:color="auto"/>
            </w:tcBorders>
            <w:shd w:val="clear" w:color="auto" w:fill="auto"/>
            <w:vAlign w:val="center"/>
            <w:hideMark/>
          </w:tcPr>
          <w:p w14:paraId="645A4D9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775EE68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5.9</w:t>
            </w:r>
          </w:p>
        </w:tc>
        <w:tc>
          <w:tcPr>
            <w:tcW w:w="235" w:type="pct"/>
            <w:tcBorders>
              <w:top w:val="nil"/>
              <w:left w:val="nil"/>
              <w:bottom w:val="single" w:sz="4" w:space="0" w:color="auto"/>
              <w:right w:val="single" w:sz="4" w:space="0" w:color="auto"/>
            </w:tcBorders>
            <w:shd w:val="clear" w:color="auto" w:fill="auto"/>
            <w:vAlign w:val="center"/>
            <w:hideMark/>
          </w:tcPr>
          <w:p w14:paraId="0EBEB8F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250/18</w:t>
            </w:r>
          </w:p>
        </w:tc>
        <w:tc>
          <w:tcPr>
            <w:tcW w:w="231" w:type="pct"/>
            <w:tcBorders>
              <w:top w:val="nil"/>
              <w:left w:val="nil"/>
              <w:bottom w:val="single" w:sz="4" w:space="0" w:color="auto"/>
              <w:right w:val="single" w:sz="4" w:space="0" w:color="auto"/>
            </w:tcBorders>
            <w:shd w:val="clear" w:color="auto" w:fill="auto"/>
            <w:vAlign w:val="center"/>
            <w:hideMark/>
          </w:tcPr>
          <w:p w14:paraId="45CB83C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197" w:type="pct"/>
            <w:tcBorders>
              <w:top w:val="nil"/>
              <w:left w:val="nil"/>
              <w:bottom w:val="single" w:sz="4" w:space="0" w:color="auto"/>
              <w:right w:val="single" w:sz="4" w:space="0" w:color="auto"/>
            </w:tcBorders>
            <w:shd w:val="clear" w:color="auto" w:fill="auto"/>
            <w:vAlign w:val="center"/>
            <w:hideMark/>
          </w:tcPr>
          <w:p w14:paraId="2B8B0FC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27.2</w:t>
            </w:r>
          </w:p>
        </w:tc>
        <w:tc>
          <w:tcPr>
            <w:tcW w:w="220" w:type="pct"/>
            <w:tcBorders>
              <w:top w:val="nil"/>
              <w:left w:val="nil"/>
              <w:bottom w:val="single" w:sz="4" w:space="0" w:color="auto"/>
              <w:right w:val="single" w:sz="4" w:space="0" w:color="auto"/>
            </w:tcBorders>
            <w:shd w:val="clear" w:color="auto" w:fill="auto"/>
            <w:vAlign w:val="center"/>
            <w:hideMark/>
          </w:tcPr>
          <w:p w14:paraId="10EA399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43.5</w:t>
            </w:r>
          </w:p>
        </w:tc>
        <w:tc>
          <w:tcPr>
            <w:tcW w:w="220" w:type="pct"/>
            <w:tcBorders>
              <w:top w:val="nil"/>
              <w:left w:val="nil"/>
              <w:bottom w:val="single" w:sz="4" w:space="0" w:color="auto"/>
              <w:right w:val="single" w:sz="4" w:space="0" w:color="auto"/>
            </w:tcBorders>
            <w:shd w:val="clear" w:color="auto" w:fill="auto"/>
            <w:vAlign w:val="center"/>
            <w:hideMark/>
          </w:tcPr>
          <w:p w14:paraId="04B1057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249.2</w:t>
            </w:r>
          </w:p>
        </w:tc>
        <w:tc>
          <w:tcPr>
            <w:tcW w:w="329" w:type="pct"/>
            <w:tcBorders>
              <w:top w:val="nil"/>
              <w:left w:val="nil"/>
              <w:bottom w:val="single" w:sz="4" w:space="0" w:color="auto"/>
              <w:right w:val="single" w:sz="4" w:space="0" w:color="auto"/>
            </w:tcBorders>
            <w:shd w:val="clear" w:color="auto" w:fill="auto"/>
            <w:vAlign w:val="center"/>
            <w:hideMark/>
          </w:tcPr>
          <w:p w14:paraId="162B805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1DE883B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20" w:type="pct"/>
            <w:tcBorders>
              <w:top w:val="nil"/>
              <w:left w:val="nil"/>
              <w:bottom w:val="single" w:sz="4" w:space="0" w:color="auto"/>
              <w:right w:val="single" w:sz="4" w:space="0" w:color="auto"/>
            </w:tcBorders>
            <w:shd w:val="clear" w:color="auto" w:fill="auto"/>
            <w:noWrap/>
            <w:vAlign w:val="center"/>
            <w:hideMark/>
          </w:tcPr>
          <w:p w14:paraId="7C110C9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351C0CC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9</w:t>
            </w:r>
          </w:p>
        </w:tc>
        <w:tc>
          <w:tcPr>
            <w:tcW w:w="277" w:type="pct"/>
            <w:tcBorders>
              <w:top w:val="nil"/>
              <w:left w:val="nil"/>
              <w:bottom w:val="single" w:sz="4" w:space="0" w:color="auto"/>
              <w:right w:val="single" w:sz="4" w:space="0" w:color="auto"/>
            </w:tcBorders>
            <w:shd w:val="clear" w:color="auto" w:fill="auto"/>
            <w:noWrap/>
            <w:vAlign w:val="center"/>
            <w:hideMark/>
          </w:tcPr>
          <w:p w14:paraId="102278DF"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1583C94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5</w:t>
            </w:r>
          </w:p>
        </w:tc>
      </w:tr>
      <w:tr w:rsidR="00A70E18" w:rsidRPr="00A70E18" w14:paraId="263840E8"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F45F09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324" w:type="pct"/>
            <w:tcBorders>
              <w:top w:val="nil"/>
              <w:left w:val="nil"/>
              <w:bottom w:val="single" w:sz="4" w:space="0" w:color="auto"/>
              <w:right w:val="single" w:sz="4" w:space="0" w:color="auto"/>
            </w:tcBorders>
            <w:shd w:val="clear" w:color="auto" w:fill="auto"/>
            <w:vAlign w:val="center"/>
            <w:hideMark/>
          </w:tcPr>
          <w:p w14:paraId="292B16F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-169.43</w:t>
            </w:r>
          </w:p>
        </w:tc>
        <w:tc>
          <w:tcPr>
            <w:tcW w:w="194" w:type="pct"/>
            <w:tcBorders>
              <w:top w:val="nil"/>
              <w:left w:val="nil"/>
              <w:bottom w:val="single" w:sz="4" w:space="0" w:color="auto"/>
              <w:right w:val="single" w:sz="4" w:space="0" w:color="auto"/>
            </w:tcBorders>
            <w:shd w:val="clear" w:color="auto" w:fill="auto"/>
            <w:vAlign w:val="center"/>
            <w:hideMark/>
          </w:tcPr>
          <w:p w14:paraId="751BBF5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47.89</w:t>
            </w:r>
          </w:p>
        </w:tc>
        <w:tc>
          <w:tcPr>
            <w:tcW w:w="562" w:type="pct"/>
            <w:tcBorders>
              <w:top w:val="nil"/>
              <w:left w:val="nil"/>
              <w:bottom w:val="single" w:sz="4" w:space="0" w:color="auto"/>
              <w:right w:val="single" w:sz="4" w:space="0" w:color="auto"/>
            </w:tcBorders>
            <w:shd w:val="clear" w:color="auto" w:fill="auto"/>
            <w:noWrap/>
            <w:vAlign w:val="center"/>
            <w:hideMark/>
          </w:tcPr>
          <w:p w14:paraId="44894C3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03.03.2022 1:23</w:t>
            </w:r>
          </w:p>
        </w:tc>
        <w:tc>
          <w:tcPr>
            <w:tcW w:w="216" w:type="pct"/>
            <w:tcBorders>
              <w:top w:val="nil"/>
              <w:left w:val="nil"/>
              <w:bottom w:val="single" w:sz="4" w:space="0" w:color="auto"/>
              <w:right w:val="single" w:sz="4" w:space="0" w:color="auto"/>
            </w:tcBorders>
            <w:shd w:val="clear" w:color="auto" w:fill="auto"/>
            <w:noWrap/>
            <w:vAlign w:val="center"/>
            <w:hideMark/>
          </w:tcPr>
          <w:p w14:paraId="623ED14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1EF0243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w:t>
            </w:r>
          </w:p>
        </w:tc>
        <w:tc>
          <w:tcPr>
            <w:tcW w:w="239" w:type="pct"/>
            <w:tcBorders>
              <w:top w:val="nil"/>
              <w:left w:val="nil"/>
              <w:bottom w:val="single" w:sz="4" w:space="0" w:color="auto"/>
              <w:right w:val="single" w:sz="4" w:space="0" w:color="auto"/>
            </w:tcBorders>
            <w:shd w:val="clear" w:color="auto" w:fill="auto"/>
            <w:vAlign w:val="center"/>
            <w:hideMark/>
          </w:tcPr>
          <w:p w14:paraId="7DAABA2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63</w:t>
            </w:r>
          </w:p>
        </w:tc>
        <w:tc>
          <w:tcPr>
            <w:tcW w:w="219" w:type="pct"/>
            <w:tcBorders>
              <w:top w:val="nil"/>
              <w:left w:val="nil"/>
              <w:bottom w:val="single" w:sz="4" w:space="0" w:color="auto"/>
              <w:right w:val="single" w:sz="4" w:space="0" w:color="auto"/>
            </w:tcBorders>
            <w:shd w:val="clear" w:color="auto" w:fill="auto"/>
            <w:vAlign w:val="center"/>
            <w:hideMark/>
          </w:tcPr>
          <w:p w14:paraId="19B5733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6112E72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5.9</w:t>
            </w:r>
          </w:p>
        </w:tc>
        <w:tc>
          <w:tcPr>
            <w:tcW w:w="235" w:type="pct"/>
            <w:tcBorders>
              <w:top w:val="nil"/>
              <w:left w:val="nil"/>
              <w:bottom w:val="single" w:sz="4" w:space="0" w:color="auto"/>
              <w:right w:val="single" w:sz="4" w:space="0" w:color="auto"/>
            </w:tcBorders>
            <w:shd w:val="clear" w:color="auto" w:fill="auto"/>
            <w:vAlign w:val="center"/>
            <w:hideMark/>
          </w:tcPr>
          <w:p w14:paraId="2D3B27B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250/10</w:t>
            </w:r>
          </w:p>
        </w:tc>
        <w:tc>
          <w:tcPr>
            <w:tcW w:w="231" w:type="pct"/>
            <w:tcBorders>
              <w:top w:val="nil"/>
              <w:left w:val="nil"/>
              <w:bottom w:val="single" w:sz="4" w:space="0" w:color="auto"/>
              <w:right w:val="single" w:sz="4" w:space="0" w:color="auto"/>
            </w:tcBorders>
            <w:shd w:val="clear" w:color="auto" w:fill="auto"/>
            <w:vAlign w:val="center"/>
            <w:hideMark/>
          </w:tcPr>
          <w:p w14:paraId="516ED80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197" w:type="pct"/>
            <w:tcBorders>
              <w:top w:val="nil"/>
              <w:left w:val="nil"/>
              <w:bottom w:val="single" w:sz="4" w:space="0" w:color="auto"/>
              <w:right w:val="single" w:sz="4" w:space="0" w:color="auto"/>
            </w:tcBorders>
            <w:shd w:val="clear" w:color="auto" w:fill="auto"/>
            <w:vAlign w:val="center"/>
            <w:hideMark/>
          </w:tcPr>
          <w:p w14:paraId="2461F11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28.7</w:t>
            </w:r>
          </w:p>
        </w:tc>
        <w:tc>
          <w:tcPr>
            <w:tcW w:w="220" w:type="pct"/>
            <w:tcBorders>
              <w:top w:val="nil"/>
              <w:left w:val="nil"/>
              <w:bottom w:val="single" w:sz="4" w:space="0" w:color="auto"/>
              <w:right w:val="single" w:sz="4" w:space="0" w:color="auto"/>
            </w:tcBorders>
            <w:shd w:val="clear" w:color="auto" w:fill="auto"/>
            <w:vAlign w:val="center"/>
            <w:hideMark/>
          </w:tcPr>
          <w:p w14:paraId="5C69C3F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39.3</w:t>
            </w:r>
          </w:p>
        </w:tc>
        <w:tc>
          <w:tcPr>
            <w:tcW w:w="220" w:type="pct"/>
            <w:tcBorders>
              <w:top w:val="nil"/>
              <w:left w:val="nil"/>
              <w:bottom w:val="single" w:sz="4" w:space="0" w:color="auto"/>
              <w:right w:val="single" w:sz="4" w:space="0" w:color="auto"/>
            </w:tcBorders>
            <w:shd w:val="clear" w:color="auto" w:fill="auto"/>
            <w:vAlign w:val="center"/>
            <w:hideMark/>
          </w:tcPr>
          <w:p w14:paraId="608F83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245</w:t>
            </w:r>
          </w:p>
        </w:tc>
        <w:tc>
          <w:tcPr>
            <w:tcW w:w="329" w:type="pct"/>
            <w:tcBorders>
              <w:top w:val="nil"/>
              <w:left w:val="nil"/>
              <w:bottom w:val="single" w:sz="4" w:space="0" w:color="auto"/>
              <w:right w:val="single" w:sz="4" w:space="0" w:color="auto"/>
            </w:tcBorders>
            <w:shd w:val="clear" w:color="auto" w:fill="auto"/>
            <w:vAlign w:val="center"/>
            <w:hideMark/>
          </w:tcPr>
          <w:p w14:paraId="7CAE8BA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4F315B57"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20" w:type="pct"/>
            <w:tcBorders>
              <w:top w:val="nil"/>
              <w:left w:val="nil"/>
              <w:bottom w:val="single" w:sz="4" w:space="0" w:color="auto"/>
              <w:right w:val="single" w:sz="4" w:space="0" w:color="auto"/>
            </w:tcBorders>
            <w:shd w:val="clear" w:color="auto" w:fill="auto"/>
            <w:noWrap/>
            <w:vAlign w:val="center"/>
            <w:hideMark/>
          </w:tcPr>
          <w:p w14:paraId="3389FD3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1" w:type="pct"/>
            <w:tcBorders>
              <w:top w:val="nil"/>
              <w:left w:val="nil"/>
              <w:bottom w:val="single" w:sz="4" w:space="0" w:color="auto"/>
              <w:right w:val="single" w:sz="4" w:space="0" w:color="auto"/>
            </w:tcBorders>
            <w:shd w:val="clear" w:color="auto" w:fill="auto"/>
            <w:noWrap/>
            <w:vAlign w:val="center"/>
            <w:hideMark/>
          </w:tcPr>
          <w:p w14:paraId="4FC4BE7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7" w:type="pct"/>
            <w:tcBorders>
              <w:top w:val="nil"/>
              <w:left w:val="nil"/>
              <w:bottom w:val="single" w:sz="4" w:space="0" w:color="auto"/>
              <w:right w:val="single" w:sz="4" w:space="0" w:color="auto"/>
            </w:tcBorders>
            <w:shd w:val="clear" w:color="auto" w:fill="auto"/>
            <w:noWrap/>
            <w:vAlign w:val="center"/>
            <w:hideMark/>
          </w:tcPr>
          <w:p w14:paraId="49CBA2A3"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242B2507"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39C09C70"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71EC31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324" w:type="pct"/>
            <w:tcBorders>
              <w:top w:val="nil"/>
              <w:left w:val="nil"/>
              <w:bottom w:val="single" w:sz="4" w:space="0" w:color="auto"/>
              <w:right w:val="single" w:sz="4" w:space="0" w:color="auto"/>
            </w:tcBorders>
            <w:shd w:val="clear" w:color="auto" w:fill="auto"/>
            <w:vAlign w:val="center"/>
            <w:hideMark/>
          </w:tcPr>
          <w:p w14:paraId="522E6B9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-170.2</w:t>
            </w:r>
          </w:p>
        </w:tc>
        <w:tc>
          <w:tcPr>
            <w:tcW w:w="194" w:type="pct"/>
            <w:tcBorders>
              <w:top w:val="nil"/>
              <w:left w:val="nil"/>
              <w:bottom w:val="single" w:sz="4" w:space="0" w:color="auto"/>
              <w:right w:val="single" w:sz="4" w:space="0" w:color="auto"/>
            </w:tcBorders>
            <w:shd w:val="clear" w:color="auto" w:fill="auto"/>
            <w:vAlign w:val="center"/>
            <w:hideMark/>
          </w:tcPr>
          <w:p w14:paraId="59E383A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47.14</w:t>
            </w:r>
          </w:p>
        </w:tc>
        <w:tc>
          <w:tcPr>
            <w:tcW w:w="562" w:type="pct"/>
            <w:tcBorders>
              <w:top w:val="nil"/>
              <w:left w:val="nil"/>
              <w:bottom w:val="single" w:sz="4" w:space="0" w:color="auto"/>
              <w:right w:val="single" w:sz="4" w:space="0" w:color="auto"/>
            </w:tcBorders>
            <w:shd w:val="clear" w:color="auto" w:fill="auto"/>
            <w:noWrap/>
            <w:vAlign w:val="center"/>
            <w:hideMark/>
          </w:tcPr>
          <w:p w14:paraId="083FB10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04.03.2022 6:23</w:t>
            </w:r>
          </w:p>
        </w:tc>
        <w:tc>
          <w:tcPr>
            <w:tcW w:w="216" w:type="pct"/>
            <w:tcBorders>
              <w:top w:val="nil"/>
              <w:left w:val="nil"/>
              <w:bottom w:val="single" w:sz="4" w:space="0" w:color="auto"/>
              <w:right w:val="single" w:sz="4" w:space="0" w:color="auto"/>
            </w:tcBorders>
            <w:shd w:val="clear" w:color="auto" w:fill="auto"/>
            <w:noWrap/>
            <w:vAlign w:val="center"/>
            <w:hideMark/>
          </w:tcPr>
          <w:p w14:paraId="0E766AC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FEC027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w:t>
            </w:r>
          </w:p>
        </w:tc>
        <w:tc>
          <w:tcPr>
            <w:tcW w:w="239" w:type="pct"/>
            <w:tcBorders>
              <w:top w:val="nil"/>
              <w:left w:val="nil"/>
              <w:bottom w:val="single" w:sz="4" w:space="0" w:color="auto"/>
              <w:right w:val="single" w:sz="4" w:space="0" w:color="auto"/>
            </w:tcBorders>
            <w:shd w:val="clear" w:color="auto" w:fill="auto"/>
            <w:vAlign w:val="center"/>
            <w:hideMark/>
          </w:tcPr>
          <w:p w14:paraId="4C27F18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77</w:t>
            </w:r>
          </w:p>
        </w:tc>
        <w:tc>
          <w:tcPr>
            <w:tcW w:w="219" w:type="pct"/>
            <w:tcBorders>
              <w:top w:val="nil"/>
              <w:left w:val="nil"/>
              <w:bottom w:val="single" w:sz="4" w:space="0" w:color="auto"/>
              <w:right w:val="single" w:sz="4" w:space="0" w:color="auto"/>
            </w:tcBorders>
            <w:shd w:val="clear" w:color="auto" w:fill="auto"/>
            <w:vAlign w:val="center"/>
            <w:hideMark/>
          </w:tcPr>
          <w:p w14:paraId="33691DB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62A590E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6.7</w:t>
            </w:r>
          </w:p>
        </w:tc>
        <w:tc>
          <w:tcPr>
            <w:tcW w:w="235" w:type="pct"/>
            <w:tcBorders>
              <w:top w:val="nil"/>
              <w:left w:val="nil"/>
              <w:bottom w:val="single" w:sz="4" w:space="0" w:color="auto"/>
              <w:right w:val="single" w:sz="4" w:space="0" w:color="auto"/>
            </w:tcBorders>
            <w:shd w:val="clear" w:color="auto" w:fill="auto"/>
            <w:vAlign w:val="center"/>
            <w:hideMark/>
          </w:tcPr>
          <w:p w14:paraId="04B4DA3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290/12</w:t>
            </w:r>
          </w:p>
        </w:tc>
        <w:tc>
          <w:tcPr>
            <w:tcW w:w="231" w:type="pct"/>
            <w:tcBorders>
              <w:top w:val="nil"/>
              <w:left w:val="nil"/>
              <w:bottom w:val="single" w:sz="4" w:space="0" w:color="auto"/>
              <w:right w:val="single" w:sz="4" w:space="0" w:color="auto"/>
            </w:tcBorders>
            <w:shd w:val="clear" w:color="auto" w:fill="auto"/>
            <w:vAlign w:val="center"/>
            <w:hideMark/>
          </w:tcPr>
          <w:p w14:paraId="29234F5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4AA75F4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28.8</w:t>
            </w:r>
          </w:p>
        </w:tc>
        <w:tc>
          <w:tcPr>
            <w:tcW w:w="220" w:type="pct"/>
            <w:tcBorders>
              <w:top w:val="nil"/>
              <w:left w:val="nil"/>
              <w:bottom w:val="single" w:sz="4" w:space="0" w:color="auto"/>
              <w:right w:val="single" w:sz="4" w:space="0" w:color="auto"/>
            </w:tcBorders>
            <w:shd w:val="clear" w:color="auto" w:fill="auto"/>
            <w:vAlign w:val="center"/>
            <w:hideMark/>
          </w:tcPr>
          <w:p w14:paraId="11FFC44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33.5</w:t>
            </w:r>
          </w:p>
        </w:tc>
        <w:tc>
          <w:tcPr>
            <w:tcW w:w="220" w:type="pct"/>
            <w:tcBorders>
              <w:top w:val="nil"/>
              <w:left w:val="nil"/>
              <w:bottom w:val="single" w:sz="4" w:space="0" w:color="auto"/>
              <w:right w:val="single" w:sz="4" w:space="0" w:color="auto"/>
            </w:tcBorders>
            <w:shd w:val="clear" w:color="auto" w:fill="auto"/>
            <w:vAlign w:val="center"/>
            <w:hideMark/>
          </w:tcPr>
          <w:p w14:paraId="1C1966D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158BA69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2982D03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1A799968"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45FEE7B3"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c>
          <w:tcPr>
            <w:tcW w:w="277" w:type="pct"/>
            <w:tcBorders>
              <w:top w:val="nil"/>
              <w:left w:val="nil"/>
              <w:bottom w:val="single" w:sz="4" w:space="0" w:color="auto"/>
              <w:right w:val="single" w:sz="4" w:space="0" w:color="auto"/>
            </w:tcBorders>
            <w:shd w:val="clear" w:color="auto" w:fill="auto"/>
            <w:noWrap/>
            <w:vAlign w:val="center"/>
            <w:hideMark/>
          </w:tcPr>
          <w:p w14:paraId="5F0B8B5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58EDE6E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4</w:t>
            </w:r>
          </w:p>
        </w:tc>
      </w:tr>
      <w:tr w:rsidR="00A70E18" w:rsidRPr="00A70E18" w14:paraId="5E7C4FAD"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D3E511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w:t>
            </w:r>
          </w:p>
        </w:tc>
        <w:tc>
          <w:tcPr>
            <w:tcW w:w="324" w:type="pct"/>
            <w:tcBorders>
              <w:top w:val="nil"/>
              <w:left w:val="nil"/>
              <w:bottom w:val="single" w:sz="4" w:space="0" w:color="auto"/>
              <w:right w:val="single" w:sz="4" w:space="0" w:color="auto"/>
            </w:tcBorders>
            <w:shd w:val="clear" w:color="auto" w:fill="auto"/>
            <w:vAlign w:val="center"/>
            <w:hideMark/>
          </w:tcPr>
          <w:p w14:paraId="4AB91E5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-169.39</w:t>
            </w:r>
          </w:p>
        </w:tc>
        <w:tc>
          <w:tcPr>
            <w:tcW w:w="194" w:type="pct"/>
            <w:tcBorders>
              <w:top w:val="nil"/>
              <w:left w:val="nil"/>
              <w:bottom w:val="single" w:sz="4" w:space="0" w:color="auto"/>
              <w:right w:val="single" w:sz="4" w:space="0" w:color="auto"/>
            </w:tcBorders>
            <w:shd w:val="clear" w:color="auto" w:fill="auto"/>
            <w:vAlign w:val="center"/>
            <w:hideMark/>
          </w:tcPr>
          <w:p w14:paraId="3ACCF02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46.29</w:t>
            </w:r>
          </w:p>
        </w:tc>
        <w:tc>
          <w:tcPr>
            <w:tcW w:w="562" w:type="pct"/>
            <w:tcBorders>
              <w:top w:val="nil"/>
              <w:left w:val="nil"/>
              <w:bottom w:val="single" w:sz="4" w:space="0" w:color="auto"/>
              <w:right w:val="single" w:sz="4" w:space="0" w:color="auto"/>
            </w:tcBorders>
            <w:shd w:val="clear" w:color="auto" w:fill="auto"/>
            <w:noWrap/>
            <w:vAlign w:val="center"/>
            <w:hideMark/>
          </w:tcPr>
          <w:p w14:paraId="6325E32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04.03.2022 16:30</w:t>
            </w:r>
          </w:p>
        </w:tc>
        <w:tc>
          <w:tcPr>
            <w:tcW w:w="216" w:type="pct"/>
            <w:tcBorders>
              <w:top w:val="nil"/>
              <w:left w:val="nil"/>
              <w:bottom w:val="single" w:sz="4" w:space="0" w:color="auto"/>
              <w:right w:val="single" w:sz="4" w:space="0" w:color="auto"/>
            </w:tcBorders>
            <w:shd w:val="clear" w:color="auto" w:fill="auto"/>
            <w:noWrap/>
            <w:vAlign w:val="center"/>
            <w:hideMark/>
          </w:tcPr>
          <w:p w14:paraId="3F87567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460CAEC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w:t>
            </w:r>
          </w:p>
        </w:tc>
        <w:tc>
          <w:tcPr>
            <w:tcW w:w="239" w:type="pct"/>
            <w:tcBorders>
              <w:top w:val="nil"/>
              <w:left w:val="nil"/>
              <w:bottom w:val="single" w:sz="4" w:space="0" w:color="auto"/>
              <w:right w:val="single" w:sz="4" w:space="0" w:color="auto"/>
            </w:tcBorders>
            <w:shd w:val="clear" w:color="auto" w:fill="auto"/>
            <w:vAlign w:val="center"/>
            <w:hideMark/>
          </w:tcPr>
          <w:p w14:paraId="6F9AE8A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80</w:t>
            </w:r>
          </w:p>
        </w:tc>
        <w:tc>
          <w:tcPr>
            <w:tcW w:w="219" w:type="pct"/>
            <w:tcBorders>
              <w:top w:val="nil"/>
              <w:left w:val="nil"/>
              <w:bottom w:val="single" w:sz="4" w:space="0" w:color="auto"/>
              <w:right w:val="single" w:sz="4" w:space="0" w:color="auto"/>
            </w:tcBorders>
            <w:shd w:val="clear" w:color="auto" w:fill="auto"/>
            <w:vAlign w:val="center"/>
            <w:hideMark/>
          </w:tcPr>
          <w:p w14:paraId="24DD3ED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56C1949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7.5</w:t>
            </w:r>
          </w:p>
        </w:tc>
        <w:tc>
          <w:tcPr>
            <w:tcW w:w="235" w:type="pct"/>
            <w:tcBorders>
              <w:top w:val="nil"/>
              <w:left w:val="nil"/>
              <w:bottom w:val="single" w:sz="4" w:space="0" w:color="auto"/>
              <w:right w:val="single" w:sz="4" w:space="0" w:color="auto"/>
            </w:tcBorders>
            <w:shd w:val="clear" w:color="auto" w:fill="auto"/>
            <w:vAlign w:val="center"/>
            <w:hideMark/>
          </w:tcPr>
          <w:p w14:paraId="5B6EBC7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285/14</w:t>
            </w:r>
          </w:p>
        </w:tc>
        <w:tc>
          <w:tcPr>
            <w:tcW w:w="231" w:type="pct"/>
            <w:tcBorders>
              <w:top w:val="nil"/>
              <w:left w:val="nil"/>
              <w:bottom w:val="single" w:sz="4" w:space="0" w:color="auto"/>
              <w:right w:val="single" w:sz="4" w:space="0" w:color="auto"/>
            </w:tcBorders>
            <w:shd w:val="clear" w:color="auto" w:fill="auto"/>
            <w:vAlign w:val="center"/>
            <w:hideMark/>
          </w:tcPr>
          <w:p w14:paraId="42424B3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044BAF0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25.2</w:t>
            </w:r>
          </w:p>
        </w:tc>
        <w:tc>
          <w:tcPr>
            <w:tcW w:w="220" w:type="pct"/>
            <w:tcBorders>
              <w:top w:val="nil"/>
              <w:left w:val="nil"/>
              <w:bottom w:val="single" w:sz="4" w:space="0" w:color="auto"/>
              <w:right w:val="single" w:sz="4" w:space="0" w:color="auto"/>
            </w:tcBorders>
            <w:shd w:val="clear" w:color="auto" w:fill="auto"/>
            <w:vAlign w:val="center"/>
            <w:hideMark/>
          </w:tcPr>
          <w:p w14:paraId="6687898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43.5</w:t>
            </w:r>
          </w:p>
        </w:tc>
        <w:tc>
          <w:tcPr>
            <w:tcW w:w="220" w:type="pct"/>
            <w:tcBorders>
              <w:top w:val="nil"/>
              <w:left w:val="nil"/>
              <w:bottom w:val="single" w:sz="4" w:space="0" w:color="auto"/>
              <w:right w:val="single" w:sz="4" w:space="0" w:color="auto"/>
            </w:tcBorders>
            <w:shd w:val="clear" w:color="auto" w:fill="auto"/>
            <w:vAlign w:val="center"/>
            <w:hideMark/>
          </w:tcPr>
          <w:p w14:paraId="78B3A08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254.2</w:t>
            </w:r>
          </w:p>
        </w:tc>
        <w:tc>
          <w:tcPr>
            <w:tcW w:w="329" w:type="pct"/>
            <w:tcBorders>
              <w:top w:val="nil"/>
              <w:left w:val="nil"/>
              <w:bottom w:val="single" w:sz="4" w:space="0" w:color="auto"/>
              <w:right w:val="single" w:sz="4" w:space="0" w:color="auto"/>
            </w:tcBorders>
            <w:shd w:val="clear" w:color="auto" w:fill="auto"/>
            <w:vAlign w:val="center"/>
            <w:hideMark/>
          </w:tcPr>
          <w:p w14:paraId="1E2387B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541A0B0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62641C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04B5F2D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7" w:type="pct"/>
            <w:tcBorders>
              <w:top w:val="nil"/>
              <w:left w:val="nil"/>
              <w:bottom w:val="single" w:sz="4" w:space="0" w:color="auto"/>
              <w:right w:val="single" w:sz="4" w:space="0" w:color="auto"/>
            </w:tcBorders>
            <w:shd w:val="clear" w:color="auto" w:fill="auto"/>
            <w:noWrap/>
            <w:vAlign w:val="center"/>
            <w:hideMark/>
          </w:tcPr>
          <w:p w14:paraId="5331040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1A739087"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278A29FD"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209885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w:t>
            </w:r>
          </w:p>
        </w:tc>
        <w:tc>
          <w:tcPr>
            <w:tcW w:w="324" w:type="pct"/>
            <w:tcBorders>
              <w:top w:val="nil"/>
              <w:left w:val="nil"/>
              <w:bottom w:val="single" w:sz="4" w:space="0" w:color="auto"/>
              <w:right w:val="single" w:sz="4" w:space="0" w:color="auto"/>
            </w:tcBorders>
            <w:shd w:val="clear" w:color="auto" w:fill="auto"/>
            <w:vAlign w:val="center"/>
            <w:hideMark/>
          </w:tcPr>
          <w:p w14:paraId="22C18D4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-168.46</w:t>
            </w:r>
          </w:p>
        </w:tc>
        <w:tc>
          <w:tcPr>
            <w:tcW w:w="194" w:type="pct"/>
            <w:tcBorders>
              <w:top w:val="nil"/>
              <w:left w:val="nil"/>
              <w:bottom w:val="single" w:sz="4" w:space="0" w:color="auto"/>
              <w:right w:val="single" w:sz="4" w:space="0" w:color="auto"/>
            </w:tcBorders>
            <w:shd w:val="clear" w:color="auto" w:fill="auto"/>
            <w:vAlign w:val="center"/>
            <w:hideMark/>
          </w:tcPr>
          <w:p w14:paraId="76551AA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45.47</w:t>
            </w:r>
          </w:p>
        </w:tc>
        <w:tc>
          <w:tcPr>
            <w:tcW w:w="562" w:type="pct"/>
            <w:tcBorders>
              <w:top w:val="nil"/>
              <w:left w:val="nil"/>
              <w:bottom w:val="single" w:sz="4" w:space="0" w:color="auto"/>
              <w:right w:val="single" w:sz="4" w:space="0" w:color="auto"/>
            </w:tcBorders>
            <w:shd w:val="clear" w:color="auto" w:fill="auto"/>
            <w:noWrap/>
            <w:vAlign w:val="center"/>
            <w:hideMark/>
          </w:tcPr>
          <w:p w14:paraId="39EB83C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05.03.2022 1:57</w:t>
            </w:r>
          </w:p>
        </w:tc>
        <w:tc>
          <w:tcPr>
            <w:tcW w:w="216" w:type="pct"/>
            <w:tcBorders>
              <w:top w:val="nil"/>
              <w:left w:val="nil"/>
              <w:bottom w:val="single" w:sz="4" w:space="0" w:color="auto"/>
              <w:right w:val="single" w:sz="4" w:space="0" w:color="auto"/>
            </w:tcBorders>
            <w:shd w:val="clear" w:color="auto" w:fill="auto"/>
            <w:noWrap/>
            <w:vAlign w:val="center"/>
            <w:hideMark/>
          </w:tcPr>
          <w:p w14:paraId="1B2B5BB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96A169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5.2</w:t>
            </w:r>
          </w:p>
        </w:tc>
        <w:tc>
          <w:tcPr>
            <w:tcW w:w="239" w:type="pct"/>
            <w:tcBorders>
              <w:top w:val="nil"/>
              <w:left w:val="nil"/>
              <w:bottom w:val="single" w:sz="4" w:space="0" w:color="auto"/>
              <w:right w:val="single" w:sz="4" w:space="0" w:color="auto"/>
            </w:tcBorders>
            <w:shd w:val="clear" w:color="auto" w:fill="auto"/>
            <w:vAlign w:val="center"/>
            <w:hideMark/>
          </w:tcPr>
          <w:p w14:paraId="25F208B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106</w:t>
            </w:r>
          </w:p>
        </w:tc>
        <w:tc>
          <w:tcPr>
            <w:tcW w:w="219" w:type="pct"/>
            <w:tcBorders>
              <w:top w:val="nil"/>
              <w:left w:val="nil"/>
              <w:bottom w:val="single" w:sz="4" w:space="0" w:color="auto"/>
              <w:right w:val="single" w:sz="4" w:space="0" w:color="auto"/>
            </w:tcBorders>
            <w:shd w:val="clear" w:color="auto" w:fill="auto"/>
            <w:vAlign w:val="center"/>
            <w:hideMark/>
          </w:tcPr>
          <w:p w14:paraId="5144DDC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59FCBC7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7.9</w:t>
            </w:r>
          </w:p>
        </w:tc>
        <w:tc>
          <w:tcPr>
            <w:tcW w:w="235" w:type="pct"/>
            <w:tcBorders>
              <w:top w:val="nil"/>
              <w:left w:val="nil"/>
              <w:bottom w:val="single" w:sz="4" w:space="0" w:color="auto"/>
              <w:right w:val="single" w:sz="4" w:space="0" w:color="auto"/>
            </w:tcBorders>
            <w:shd w:val="clear" w:color="auto" w:fill="auto"/>
            <w:vAlign w:val="center"/>
            <w:hideMark/>
          </w:tcPr>
          <w:p w14:paraId="4FD7CCC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ind.</w:t>
            </w:r>
          </w:p>
        </w:tc>
        <w:tc>
          <w:tcPr>
            <w:tcW w:w="231" w:type="pct"/>
            <w:tcBorders>
              <w:top w:val="nil"/>
              <w:left w:val="nil"/>
              <w:bottom w:val="single" w:sz="4" w:space="0" w:color="auto"/>
              <w:right w:val="single" w:sz="4" w:space="0" w:color="auto"/>
            </w:tcBorders>
            <w:shd w:val="clear" w:color="auto" w:fill="auto"/>
            <w:vAlign w:val="center"/>
            <w:hideMark/>
          </w:tcPr>
          <w:p w14:paraId="24D8693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1D49BBF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29.3</w:t>
            </w:r>
          </w:p>
        </w:tc>
        <w:tc>
          <w:tcPr>
            <w:tcW w:w="220" w:type="pct"/>
            <w:tcBorders>
              <w:top w:val="nil"/>
              <w:left w:val="nil"/>
              <w:bottom w:val="single" w:sz="4" w:space="0" w:color="auto"/>
              <w:right w:val="single" w:sz="4" w:space="0" w:color="auto"/>
            </w:tcBorders>
            <w:shd w:val="clear" w:color="auto" w:fill="auto"/>
            <w:vAlign w:val="center"/>
            <w:hideMark/>
          </w:tcPr>
          <w:p w14:paraId="30BD1A7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40.8</w:t>
            </w:r>
          </w:p>
        </w:tc>
        <w:tc>
          <w:tcPr>
            <w:tcW w:w="220" w:type="pct"/>
            <w:tcBorders>
              <w:top w:val="nil"/>
              <w:left w:val="nil"/>
              <w:bottom w:val="single" w:sz="4" w:space="0" w:color="auto"/>
              <w:right w:val="single" w:sz="4" w:space="0" w:color="auto"/>
            </w:tcBorders>
            <w:shd w:val="clear" w:color="auto" w:fill="auto"/>
            <w:vAlign w:val="center"/>
            <w:hideMark/>
          </w:tcPr>
          <w:p w14:paraId="61AE483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761523C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240B1D5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5970FFA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5F0C5ED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7" w:type="pct"/>
            <w:tcBorders>
              <w:top w:val="nil"/>
              <w:left w:val="nil"/>
              <w:bottom w:val="single" w:sz="4" w:space="0" w:color="auto"/>
              <w:right w:val="single" w:sz="4" w:space="0" w:color="auto"/>
            </w:tcBorders>
            <w:shd w:val="clear" w:color="auto" w:fill="auto"/>
            <w:noWrap/>
            <w:vAlign w:val="center"/>
            <w:hideMark/>
          </w:tcPr>
          <w:p w14:paraId="78A04323"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373C836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1705CFD7"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A79966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w:t>
            </w:r>
          </w:p>
        </w:tc>
        <w:tc>
          <w:tcPr>
            <w:tcW w:w="324" w:type="pct"/>
            <w:tcBorders>
              <w:top w:val="nil"/>
              <w:left w:val="nil"/>
              <w:bottom w:val="single" w:sz="4" w:space="0" w:color="auto"/>
              <w:right w:val="single" w:sz="4" w:space="0" w:color="auto"/>
            </w:tcBorders>
            <w:shd w:val="clear" w:color="auto" w:fill="auto"/>
            <w:vAlign w:val="center"/>
            <w:hideMark/>
          </w:tcPr>
          <w:p w14:paraId="258B5F1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-167.23</w:t>
            </w:r>
          </w:p>
        </w:tc>
        <w:tc>
          <w:tcPr>
            <w:tcW w:w="194" w:type="pct"/>
            <w:tcBorders>
              <w:top w:val="nil"/>
              <w:left w:val="nil"/>
              <w:bottom w:val="single" w:sz="4" w:space="0" w:color="auto"/>
              <w:right w:val="single" w:sz="4" w:space="0" w:color="auto"/>
            </w:tcBorders>
            <w:shd w:val="clear" w:color="auto" w:fill="auto"/>
            <w:vAlign w:val="center"/>
            <w:hideMark/>
          </w:tcPr>
          <w:p w14:paraId="6ECC747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45.4</w:t>
            </w:r>
          </w:p>
        </w:tc>
        <w:tc>
          <w:tcPr>
            <w:tcW w:w="562" w:type="pct"/>
            <w:tcBorders>
              <w:top w:val="nil"/>
              <w:left w:val="nil"/>
              <w:bottom w:val="single" w:sz="4" w:space="0" w:color="auto"/>
              <w:right w:val="single" w:sz="4" w:space="0" w:color="auto"/>
            </w:tcBorders>
            <w:shd w:val="clear" w:color="auto" w:fill="auto"/>
            <w:noWrap/>
            <w:vAlign w:val="center"/>
            <w:hideMark/>
          </w:tcPr>
          <w:p w14:paraId="349DA58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05.03.2022 10:19</w:t>
            </w:r>
          </w:p>
        </w:tc>
        <w:tc>
          <w:tcPr>
            <w:tcW w:w="216" w:type="pct"/>
            <w:tcBorders>
              <w:top w:val="nil"/>
              <w:left w:val="nil"/>
              <w:bottom w:val="single" w:sz="4" w:space="0" w:color="auto"/>
              <w:right w:val="single" w:sz="4" w:space="0" w:color="auto"/>
            </w:tcBorders>
            <w:shd w:val="clear" w:color="auto" w:fill="auto"/>
            <w:noWrap/>
            <w:vAlign w:val="center"/>
            <w:hideMark/>
          </w:tcPr>
          <w:p w14:paraId="1EE49FF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43D876E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w:t>
            </w:r>
          </w:p>
        </w:tc>
        <w:tc>
          <w:tcPr>
            <w:tcW w:w="239" w:type="pct"/>
            <w:tcBorders>
              <w:top w:val="nil"/>
              <w:left w:val="nil"/>
              <w:bottom w:val="single" w:sz="4" w:space="0" w:color="auto"/>
              <w:right w:val="single" w:sz="4" w:space="0" w:color="auto"/>
            </w:tcBorders>
            <w:shd w:val="clear" w:color="auto" w:fill="auto"/>
            <w:vAlign w:val="center"/>
            <w:hideMark/>
          </w:tcPr>
          <w:p w14:paraId="6255748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289</w:t>
            </w:r>
          </w:p>
        </w:tc>
        <w:tc>
          <w:tcPr>
            <w:tcW w:w="219" w:type="pct"/>
            <w:tcBorders>
              <w:top w:val="nil"/>
              <w:left w:val="nil"/>
              <w:bottom w:val="single" w:sz="4" w:space="0" w:color="auto"/>
              <w:right w:val="single" w:sz="4" w:space="0" w:color="auto"/>
            </w:tcBorders>
            <w:shd w:val="clear" w:color="auto" w:fill="auto"/>
            <w:vAlign w:val="center"/>
            <w:hideMark/>
          </w:tcPr>
          <w:p w14:paraId="036409E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2FDCB8D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8.2</w:t>
            </w:r>
          </w:p>
        </w:tc>
        <w:tc>
          <w:tcPr>
            <w:tcW w:w="235" w:type="pct"/>
            <w:tcBorders>
              <w:top w:val="nil"/>
              <w:left w:val="nil"/>
              <w:bottom w:val="single" w:sz="4" w:space="0" w:color="auto"/>
              <w:right w:val="single" w:sz="4" w:space="0" w:color="auto"/>
            </w:tcBorders>
            <w:shd w:val="clear" w:color="auto" w:fill="auto"/>
            <w:vAlign w:val="center"/>
            <w:hideMark/>
          </w:tcPr>
          <w:p w14:paraId="41ACB6E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110/10</w:t>
            </w:r>
          </w:p>
        </w:tc>
        <w:tc>
          <w:tcPr>
            <w:tcW w:w="231" w:type="pct"/>
            <w:tcBorders>
              <w:top w:val="nil"/>
              <w:left w:val="nil"/>
              <w:bottom w:val="single" w:sz="4" w:space="0" w:color="auto"/>
              <w:right w:val="single" w:sz="4" w:space="0" w:color="auto"/>
            </w:tcBorders>
            <w:shd w:val="clear" w:color="auto" w:fill="auto"/>
            <w:vAlign w:val="center"/>
            <w:hideMark/>
          </w:tcPr>
          <w:p w14:paraId="19F078E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w:t>
            </w:r>
          </w:p>
        </w:tc>
        <w:tc>
          <w:tcPr>
            <w:tcW w:w="197" w:type="pct"/>
            <w:tcBorders>
              <w:top w:val="nil"/>
              <w:left w:val="nil"/>
              <w:bottom w:val="single" w:sz="4" w:space="0" w:color="auto"/>
              <w:right w:val="single" w:sz="4" w:space="0" w:color="auto"/>
            </w:tcBorders>
            <w:shd w:val="clear" w:color="auto" w:fill="auto"/>
            <w:vAlign w:val="center"/>
            <w:hideMark/>
          </w:tcPr>
          <w:p w14:paraId="395A30D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28.3</w:t>
            </w:r>
          </w:p>
        </w:tc>
        <w:tc>
          <w:tcPr>
            <w:tcW w:w="220" w:type="pct"/>
            <w:tcBorders>
              <w:top w:val="nil"/>
              <w:left w:val="nil"/>
              <w:bottom w:val="single" w:sz="4" w:space="0" w:color="auto"/>
              <w:right w:val="single" w:sz="4" w:space="0" w:color="auto"/>
            </w:tcBorders>
            <w:shd w:val="clear" w:color="auto" w:fill="auto"/>
            <w:vAlign w:val="center"/>
            <w:hideMark/>
          </w:tcPr>
          <w:p w14:paraId="5410B7E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35.3</w:t>
            </w:r>
          </w:p>
        </w:tc>
        <w:tc>
          <w:tcPr>
            <w:tcW w:w="220" w:type="pct"/>
            <w:tcBorders>
              <w:top w:val="nil"/>
              <w:left w:val="nil"/>
              <w:bottom w:val="single" w:sz="4" w:space="0" w:color="auto"/>
              <w:right w:val="single" w:sz="4" w:space="0" w:color="auto"/>
            </w:tcBorders>
            <w:shd w:val="clear" w:color="auto" w:fill="auto"/>
            <w:vAlign w:val="center"/>
            <w:hideMark/>
          </w:tcPr>
          <w:p w14:paraId="206B957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5A520F2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191C675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71B47CF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342A26AF"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7" w:type="pct"/>
            <w:tcBorders>
              <w:top w:val="nil"/>
              <w:left w:val="nil"/>
              <w:bottom w:val="single" w:sz="4" w:space="0" w:color="auto"/>
              <w:right w:val="single" w:sz="4" w:space="0" w:color="auto"/>
            </w:tcBorders>
            <w:shd w:val="clear" w:color="auto" w:fill="auto"/>
            <w:noWrap/>
            <w:vAlign w:val="center"/>
            <w:hideMark/>
          </w:tcPr>
          <w:p w14:paraId="501AC83D"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2E809CA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5D6DAE3C"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5032E8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w:t>
            </w:r>
          </w:p>
        </w:tc>
        <w:tc>
          <w:tcPr>
            <w:tcW w:w="324" w:type="pct"/>
            <w:tcBorders>
              <w:top w:val="nil"/>
              <w:left w:val="nil"/>
              <w:bottom w:val="single" w:sz="4" w:space="0" w:color="auto"/>
              <w:right w:val="single" w:sz="4" w:space="0" w:color="auto"/>
            </w:tcBorders>
            <w:shd w:val="clear" w:color="auto" w:fill="auto"/>
            <w:vAlign w:val="center"/>
            <w:hideMark/>
          </w:tcPr>
          <w:p w14:paraId="761D504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-167.21</w:t>
            </w:r>
          </w:p>
        </w:tc>
        <w:tc>
          <w:tcPr>
            <w:tcW w:w="194" w:type="pct"/>
            <w:tcBorders>
              <w:top w:val="nil"/>
              <w:left w:val="nil"/>
              <w:bottom w:val="single" w:sz="4" w:space="0" w:color="auto"/>
              <w:right w:val="single" w:sz="4" w:space="0" w:color="auto"/>
            </w:tcBorders>
            <w:shd w:val="clear" w:color="auto" w:fill="auto"/>
            <w:vAlign w:val="center"/>
            <w:hideMark/>
          </w:tcPr>
          <w:p w14:paraId="5D9CAB9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46.42</w:t>
            </w:r>
          </w:p>
        </w:tc>
        <w:tc>
          <w:tcPr>
            <w:tcW w:w="562" w:type="pct"/>
            <w:tcBorders>
              <w:top w:val="nil"/>
              <w:left w:val="nil"/>
              <w:bottom w:val="single" w:sz="4" w:space="0" w:color="auto"/>
              <w:right w:val="single" w:sz="4" w:space="0" w:color="auto"/>
            </w:tcBorders>
            <w:shd w:val="clear" w:color="auto" w:fill="auto"/>
            <w:noWrap/>
            <w:vAlign w:val="center"/>
            <w:hideMark/>
          </w:tcPr>
          <w:p w14:paraId="5E6EF7D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05.03.2022 18:44</w:t>
            </w:r>
          </w:p>
        </w:tc>
        <w:tc>
          <w:tcPr>
            <w:tcW w:w="216" w:type="pct"/>
            <w:tcBorders>
              <w:top w:val="nil"/>
              <w:left w:val="nil"/>
              <w:bottom w:val="single" w:sz="4" w:space="0" w:color="auto"/>
              <w:right w:val="single" w:sz="4" w:space="0" w:color="auto"/>
            </w:tcBorders>
            <w:shd w:val="clear" w:color="auto" w:fill="auto"/>
            <w:noWrap/>
            <w:vAlign w:val="center"/>
            <w:hideMark/>
          </w:tcPr>
          <w:p w14:paraId="62272AA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139D2FC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3.6</w:t>
            </w:r>
          </w:p>
        </w:tc>
        <w:tc>
          <w:tcPr>
            <w:tcW w:w="239" w:type="pct"/>
            <w:tcBorders>
              <w:top w:val="nil"/>
              <w:left w:val="nil"/>
              <w:bottom w:val="single" w:sz="4" w:space="0" w:color="auto"/>
              <w:right w:val="single" w:sz="4" w:space="0" w:color="auto"/>
            </w:tcBorders>
            <w:shd w:val="clear" w:color="auto" w:fill="auto"/>
            <w:vAlign w:val="center"/>
            <w:hideMark/>
          </w:tcPr>
          <w:p w14:paraId="103F961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340</w:t>
            </w:r>
          </w:p>
        </w:tc>
        <w:tc>
          <w:tcPr>
            <w:tcW w:w="219" w:type="pct"/>
            <w:tcBorders>
              <w:top w:val="nil"/>
              <w:left w:val="nil"/>
              <w:bottom w:val="single" w:sz="4" w:space="0" w:color="auto"/>
              <w:right w:val="single" w:sz="4" w:space="0" w:color="auto"/>
            </w:tcBorders>
            <w:shd w:val="clear" w:color="auto" w:fill="auto"/>
            <w:vAlign w:val="center"/>
            <w:hideMark/>
          </w:tcPr>
          <w:p w14:paraId="726E39F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09B370E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7.8</w:t>
            </w:r>
          </w:p>
        </w:tc>
        <w:tc>
          <w:tcPr>
            <w:tcW w:w="235" w:type="pct"/>
            <w:tcBorders>
              <w:top w:val="nil"/>
              <w:left w:val="nil"/>
              <w:bottom w:val="single" w:sz="4" w:space="0" w:color="auto"/>
              <w:right w:val="single" w:sz="4" w:space="0" w:color="auto"/>
            </w:tcBorders>
            <w:shd w:val="clear" w:color="auto" w:fill="auto"/>
            <w:vAlign w:val="center"/>
            <w:hideMark/>
          </w:tcPr>
          <w:p w14:paraId="43FE5D2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142/11</w:t>
            </w:r>
          </w:p>
        </w:tc>
        <w:tc>
          <w:tcPr>
            <w:tcW w:w="231" w:type="pct"/>
            <w:tcBorders>
              <w:top w:val="nil"/>
              <w:left w:val="nil"/>
              <w:bottom w:val="single" w:sz="4" w:space="0" w:color="auto"/>
              <w:right w:val="single" w:sz="4" w:space="0" w:color="auto"/>
            </w:tcBorders>
            <w:shd w:val="clear" w:color="auto" w:fill="auto"/>
            <w:vAlign w:val="center"/>
            <w:hideMark/>
          </w:tcPr>
          <w:p w14:paraId="10486CD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w:t>
            </w:r>
          </w:p>
        </w:tc>
        <w:tc>
          <w:tcPr>
            <w:tcW w:w="197" w:type="pct"/>
            <w:tcBorders>
              <w:top w:val="nil"/>
              <w:left w:val="nil"/>
              <w:bottom w:val="single" w:sz="4" w:space="0" w:color="auto"/>
              <w:right w:val="single" w:sz="4" w:space="0" w:color="auto"/>
            </w:tcBorders>
            <w:shd w:val="clear" w:color="auto" w:fill="auto"/>
            <w:vAlign w:val="center"/>
            <w:hideMark/>
          </w:tcPr>
          <w:p w14:paraId="458485D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24.2</w:t>
            </w:r>
          </w:p>
        </w:tc>
        <w:tc>
          <w:tcPr>
            <w:tcW w:w="220" w:type="pct"/>
            <w:tcBorders>
              <w:top w:val="nil"/>
              <w:left w:val="nil"/>
              <w:bottom w:val="single" w:sz="4" w:space="0" w:color="auto"/>
              <w:right w:val="single" w:sz="4" w:space="0" w:color="auto"/>
            </w:tcBorders>
            <w:shd w:val="clear" w:color="auto" w:fill="auto"/>
            <w:vAlign w:val="center"/>
            <w:hideMark/>
          </w:tcPr>
          <w:p w14:paraId="080F6E1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42.5</w:t>
            </w:r>
          </w:p>
        </w:tc>
        <w:tc>
          <w:tcPr>
            <w:tcW w:w="220" w:type="pct"/>
            <w:tcBorders>
              <w:top w:val="nil"/>
              <w:left w:val="nil"/>
              <w:bottom w:val="single" w:sz="4" w:space="0" w:color="auto"/>
              <w:right w:val="single" w:sz="4" w:space="0" w:color="auto"/>
            </w:tcBorders>
            <w:shd w:val="clear" w:color="auto" w:fill="auto"/>
            <w:vAlign w:val="center"/>
            <w:hideMark/>
          </w:tcPr>
          <w:p w14:paraId="52FFFC5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417F889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54A7E88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4890CE4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71" w:type="pct"/>
            <w:tcBorders>
              <w:top w:val="nil"/>
              <w:left w:val="nil"/>
              <w:bottom w:val="single" w:sz="4" w:space="0" w:color="auto"/>
              <w:right w:val="single" w:sz="4" w:space="0" w:color="auto"/>
            </w:tcBorders>
            <w:shd w:val="clear" w:color="auto" w:fill="auto"/>
            <w:noWrap/>
            <w:vAlign w:val="center"/>
            <w:hideMark/>
          </w:tcPr>
          <w:p w14:paraId="7645381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7" w:type="pct"/>
            <w:tcBorders>
              <w:top w:val="nil"/>
              <w:left w:val="nil"/>
              <w:bottom w:val="single" w:sz="4" w:space="0" w:color="auto"/>
              <w:right w:val="single" w:sz="4" w:space="0" w:color="auto"/>
            </w:tcBorders>
            <w:shd w:val="clear" w:color="auto" w:fill="auto"/>
            <w:noWrap/>
            <w:vAlign w:val="center"/>
            <w:hideMark/>
          </w:tcPr>
          <w:p w14:paraId="588628E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2DDB9EF3"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78DCD836"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3C22B7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9</w:t>
            </w:r>
          </w:p>
        </w:tc>
        <w:tc>
          <w:tcPr>
            <w:tcW w:w="324" w:type="pct"/>
            <w:tcBorders>
              <w:top w:val="nil"/>
              <w:left w:val="nil"/>
              <w:bottom w:val="single" w:sz="4" w:space="0" w:color="auto"/>
              <w:right w:val="single" w:sz="4" w:space="0" w:color="auto"/>
            </w:tcBorders>
            <w:shd w:val="clear" w:color="auto" w:fill="auto"/>
            <w:vAlign w:val="center"/>
            <w:hideMark/>
          </w:tcPr>
          <w:p w14:paraId="5B0A046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-167.28</w:t>
            </w:r>
          </w:p>
        </w:tc>
        <w:tc>
          <w:tcPr>
            <w:tcW w:w="194" w:type="pct"/>
            <w:tcBorders>
              <w:top w:val="nil"/>
              <w:left w:val="nil"/>
              <w:bottom w:val="single" w:sz="4" w:space="0" w:color="auto"/>
              <w:right w:val="single" w:sz="4" w:space="0" w:color="auto"/>
            </w:tcBorders>
            <w:shd w:val="clear" w:color="auto" w:fill="auto"/>
            <w:vAlign w:val="center"/>
            <w:hideMark/>
          </w:tcPr>
          <w:p w14:paraId="2A5839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47.53</w:t>
            </w:r>
          </w:p>
        </w:tc>
        <w:tc>
          <w:tcPr>
            <w:tcW w:w="562" w:type="pct"/>
            <w:tcBorders>
              <w:top w:val="nil"/>
              <w:left w:val="nil"/>
              <w:bottom w:val="single" w:sz="4" w:space="0" w:color="auto"/>
              <w:right w:val="single" w:sz="4" w:space="0" w:color="auto"/>
            </w:tcBorders>
            <w:shd w:val="clear" w:color="auto" w:fill="auto"/>
            <w:noWrap/>
            <w:vAlign w:val="center"/>
            <w:hideMark/>
          </w:tcPr>
          <w:p w14:paraId="159C887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06.03.2022 4:36</w:t>
            </w:r>
          </w:p>
        </w:tc>
        <w:tc>
          <w:tcPr>
            <w:tcW w:w="216" w:type="pct"/>
            <w:tcBorders>
              <w:top w:val="nil"/>
              <w:left w:val="nil"/>
              <w:bottom w:val="single" w:sz="4" w:space="0" w:color="auto"/>
              <w:right w:val="single" w:sz="4" w:space="0" w:color="auto"/>
            </w:tcBorders>
            <w:shd w:val="clear" w:color="auto" w:fill="auto"/>
            <w:noWrap/>
            <w:vAlign w:val="center"/>
            <w:hideMark/>
          </w:tcPr>
          <w:p w14:paraId="312CDAA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20CC4DA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w:t>
            </w:r>
          </w:p>
        </w:tc>
        <w:tc>
          <w:tcPr>
            <w:tcW w:w="239" w:type="pct"/>
            <w:tcBorders>
              <w:top w:val="nil"/>
              <w:left w:val="nil"/>
              <w:bottom w:val="single" w:sz="4" w:space="0" w:color="auto"/>
              <w:right w:val="single" w:sz="4" w:space="0" w:color="auto"/>
            </w:tcBorders>
            <w:shd w:val="clear" w:color="auto" w:fill="auto"/>
            <w:vAlign w:val="center"/>
            <w:hideMark/>
          </w:tcPr>
          <w:p w14:paraId="58CC8AA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304</w:t>
            </w:r>
          </w:p>
        </w:tc>
        <w:tc>
          <w:tcPr>
            <w:tcW w:w="219" w:type="pct"/>
            <w:tcBorders>
              <w:top w:val="nil"/>
              <w:left w:val="nil"/>
              <w:bottom w:val="single" w:sz="4" w:space="0" w:color="auto"/>
              <w:right w:val="single" w:sz="4" w:space="0" w:color="auto"/>
            </w:tcBorders>
            <w:shd w:val="clear" w:color="auto" w:fill="auto"/>
            <w:vAlign w:val="center"/>
            <w:hideMark/>
          </w:tcPr>
          <w:p w14:paraId="39EF702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31AF237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6.4</w:t>
            </w:r>
          </w:p>
        </w:tc>
        <w:tc>
          <w:tcPr>
            <w:tcW w:w="235" w:type="pct"/>
            <w:tcBorders>
              <w:top w:val="nil"/>
              <w:left w:val="nil"/>
              <w:bottom w:val="single" w:sz="4" w:space="0" w:color="auto"/>
              <w:right w:val="single" w:sz="4" w:space="0" w:color="auto"/>
            </w:tcBorders>
            <w:shd w:val="clear" w:color="auto" w:fill="auto"/>
            <w:vAlign w:val="center"/>
            <w:hideMark/>
          </w:tcPr>
          <w:p w14:paraId="26F0AA7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125/14</w:t>
            </w:r>
          </w:p>
        </w:tc>
        <w:tc>
          <w:tcPr>
            <w:tcW w:w="231" w:type="pct"/>
            <w:tcBorders>
              <w:top w:val="nil"/>
              <w:left w:val="nil"/>
              <w:bottom w:val="single" w:sz="4" w:space="0" w:color="auto"/>
              <w:right w:val="single" w:sz="4" w:space="0" w:color="auto"/>
            </w:tcBorders>
            <w:shd w:val="clear" w:color="auto" w:fill="auto"/>
            <w:vAlign w:val="center"/>
            <w:hideMark/>
          </w:tcPr>
          <w:p w14:paraId="79C8FC2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w:t>
            </w:r>
          </w:p>
        </w:tc>
        <w:tc>
          <w:tcPr>
            <w:tcW w:w="197" w:type="pct"/>
            <w:tcBorders>
              <w:top w:val="nil"/>
              <w:left w:val="nil"/>
              <w:bottom w:val="single" w:sz="4" w:space="0" w:color="auto"/>
              <w:right w:val="single" w:sz="4" w:space="0" w:color="auto"/>
            </w:tcBorders>
            <w:shd w:val="clear" w:color="auto" w:fill="auto"/>
            <w:vAlign w:val="center"/>
            <w:hideMark/>
          </w:tcPr>
          <w:p w14:paraId="2E7DA12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w:t>
            </w:r>
          </w:p>
        </w:tc>
        <w:tc>
          <w:tcPr>
            <w:tcW w:w="220" w:type="pct"/>
            <w:tcBorders>
              <w:top w:val="nil"/>
              <w:left w:val="nil"/>
              <w:bottom w:val="single" w:sz="4" w:space="0" w:color="auto"/>
              <w:right w:val="single" w:sz="4" w:space="0" w:color="auto"/>
            </w:tcBorders>
            <w:shd w:val="clear" w:color="auto" w:fill="auto"/>
            <w:vAlign w:val="center"/>
            <w:hideMark/>
          </w:tcPr>
          <w:p w14:paraId="249D533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41.7</w:t>
            </w:r>
          </w:p>
        </w:tc>
        <w:tc>
          <w:tcPr>
            <w:tcW w:w="220" w:type="pct"/>
            <w:tcBorders>
              <w:top w:val="nil"/>
              <w:left w:val="nil"/>
              <w:bottom w:val="single" w:sz="4" w:space="0" w:color="auto"/>
              <w:right w:val="single" w:sz="4" w:space="0" w:color="auto"/>
            </w:tcBorders>
            <w:shd w:val="clear" w:color="auto" w:fill="auto"/>
            <w:vAlign w:val="center"/>
            <w:hideMark/>
          </w:tcPr>
          <w:p w14:paraId="428EB90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785D1D0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272F8D6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20" w:type="pct"/>
            <w:tcBorders>
              <w:top w:val="nil"/>
              <w:left w:val="nil"/>
              <w:bottom w:val="single" w:sz="4" w:space="0" w:color="auto"/>
              <w:right w:val="single" w:sz="4" w:space="0" w:color="auto"/>
            </w:tcBorders>
            <w:shd w:val="clear" w:color="auto" w:fill="auto"/>
            <w:noWrap/>
            <w:vAlign w:val="center"/>
            <w:hideMark/>
          </w:tcPr>
          <w:p w14:paraId="6651806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71" w:type="pct"/>
            <w:tcBorders>
              <w:top w:val="nil"/>
              <w:left w:val="nil"/>
              <w:bottom w:val="single" w:sz="4" w:space="0" w:color="auto"/>
              <w:right w:val="single" w:sz="4" w:space="0" w:color="auto"/>
            </w:tcBorders>
            <w:shd w:val="clear" w:color="auto" w:fill="auto"/>
            <w:noWrap/>
            <w:vAlign w:val="center"/>
            <w:hideMark/>
          </w:tcPr>
          <w:p w14:paraId="5FB838F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7" w:type="pct"/>
            <w:tcBorders>
              <w:top w:val="nil"/>
              <w:left w:val="nil"/>
              <w:bottom w:val="single" w:sz="4" w:space="0" w:color="auto"/>
              <w:right w:val="single" w:sz="4" w:space="0" w:color="auto"/>
            </w:tcBorders>
            <w:shd w:val="clear" w:color="auto" w:fill="auto"/>
            <w:noWrap/>
            <w:vAlign w:val="center"/>
            <w:hideMark/>
          </w:tcPr>
          <w:p w14:paraId="396E99D3"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18" w:type="pct"/>
            <w:tcBorders>
              <w:top w:val="nil"/>
              <w:left w:val="nil"/>
              <w:bottom w:val="single" w:sz="4" w:space="0" w:color="auto"/>
              <w:right w:val="single" w:sz="4" w:space="0" w:color="auto"/>
            </w:tcBorders>
            <w:shd w:val="clear" w:color="auto" w:fill="auto"/>
            <w:noWrap/>
            <w:vAlign w:val="center"/>
            <w:hideMark/>
          </w:tcPr>
          <w:p w14:paraId="631006A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18710F24"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B5F86C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10</w:t>
            </w:r>
          </w:p>
        </w:tc>
        <w:tc>
          <w:tcPr>
            <w:tcW w:w="324" w:type="pct"/>
            <w:tcBorders>
              <w:top w:val="nil"/>
              <w:left w:val="nil"/>
              <w:bottom w:val="single" w:sz="4" w:space="0" w:color="auto"/>
              <w:right w:val="single" w:sz="4" w:space="0" w:color="auto"/>
            </w:tcBorders>
            <w:shd w:val="clear" w:color="auto" w:fill="auto"/>
            <w:vAlign w:val="center"/>
            <w:hideMark/>
          </w:tcPr>
          <w:p w14:paraId="2AC16CC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-167.28</w:t>
            </w:r>
          </w:p>
        </w:tc>
        <w:tc>
          <w:tcPr>
            <w:tcW w:w="194" w:type="pct"/>
            <w:tcBorders>
              <w:top w:val="nil"/>
              <w:left w:val="nil"/>
              <w:bottom w:val="single" w:sz="4" w:space="0" w:color="auto"/>
              <w:right w:val="single" w:sz="4" w:space="0" w:color="auto"/>
            </w:tcBorders>
            <w:shd w:val="clear" w:color="auto" w:fill="auto"/>
            <w:vAlign w:val="center"/>
            <w:hideMark/>
          </w:tcPr>
          <w:p w14:paraId="597635B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48.56</w:t>
            </w:r>
          </w:p>
        </w:tc>
        <w:tc>
          <w:tcPr>
            <w:tcW w:w="562" w:type="pct"/>
            <w:tcBorders>
              <w:top w:val="nil"/>
              <w:left w:val="nil"/>
              <w:bottom w:val="single" w:sz="4" w:space="0" w:color="auto"/>
              <w:right w:val="single" w:sz="4" w:space="0" w:color="auto"/>
            </w:tcBorders>
            <w:shd w:val="clear" w:color="auto" w:fill="auto"/>
            <w:noWrap/>
            <w:vAlign w:val="center"/>
            <w:hideMark/>
          </w:tcPr>
          <w:p w14:paraId="26F805F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06.03.2022 13:30</w:t>
            </w:r>
          </w:p>
        </w:tc>
        <w:tc>
          <w:tcPr>
            <w:tcW w:w="216" w:type="pct"/>
            <w:tcBorders>
              <w:top w:val="nil"/>
              <w:left w:val="nil"/>
              <w:bottom w:val="single" w:sz="4" w:space="0" w:color="auto"/>
              <w:right w:val="single" w:sz="4" w:space="0" w:color="auto"/>
            </w:tcBorders>
            <w:shd w:val="clear" w:color="auto" w:fill="auto"/>
            <w:noWrap/>
            <w:vAlign w:val="center"/>
            <w:hideMark/>
          </w:tcPr>
          <w:p w14:paraId="14090BE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3A1A617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w:t>
            </w:r>
          </w:p>
        </w:tc>
        <w:tc>
          <w:tcPr>
            <w:tcW w:w="239" w:type="pct"/>
            <w:tcBorders>
              <w:top w:val="nil"/>
              <w:left w:val="nil"/>
              <w:bottom w:val="single" w:sz="4" w:space="0" w:color="auto"/>
              <w:right w:val="single" w:sz="4" w:space="0" w:color="auto"/>
            </w:tcBorders>
            <w:shd w:val="clear" w:color="auto" w:fill="auto"/>
            <w:vAlign w:val="center"/>
            <w:hideMark/>
          </w:tcPr>
          <w:p w14:paraId="211A66E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285</w:t>
            </w:r>
          </w:p>
        </w:tc>
        <w:tc>
          <w:tcPr>
            <w:tcW w:w="219" w:type="pct"/>
            <w:tcBorders>
              <w:top w:val="nil"/>
              <w:left w:val="nil"/>
              <w:bottom w:val="single" w:sz="4" w:space="0" w:color="auto"/>
              <w:right w:val="single" w:sz="4" w:space="0" w:color="auto"/>
            </w:tcBorders>
            <w:shd w:val="clear" w:color="auto" w:fill="auto"/>
            <w:vAlign w:val="center"/>
            <w:hideMark/>
          </w:tcPr>
          <w:p w14:paraId="0CE98C4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76B623C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6.1</w:t>
            </w:r>
          </w:p>
        </w:tc>
        <w:tc>
          <w:tcPr>
            <w:tcW w:w="235" w:type="pct"/>
            <w:tcBorders>
              <w:top w:val="nil"/>
              <w:left w:val="nil"/>
              <w:bottom w:val="single" w:sz="4" w:space="0" w:color="auto"/>
              <w:right w:val="single" w:sz="4" w:space="0" w:color="auto"/>
            </w:tcBorders>
            <w:shd w:val="clear" w:color="auto" w:fill="auto"/>
            <w:vAlign w:val="center"/>
            <w:hideMark/>
          </w:tcPr>
          <w:p w14:paraId="4488644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110/12</w:t>
            </w:r>
          </w:p>
        </w:tc>
        <w:tc>
          <w:tcPr>
            <w:tcW w:w="231" w:type="pct"/>
            <w:tcBorders>
              <w:top w:val="nil"/>
              <w:left w:val="nil"/>
              <w:bottom w:val="single" w:sz="4" w:space="0" w:color="auto"/>
              <w:right w:val="single" w:sz="4" w:space="0" w:color="auto"/>
            </w:tcBorders>
            <w:shd w:val="clear" w:color="auto" w:fill="auto"/>
            <w:vAlign w:val="center"/>
            <w:hideMark/>
          </w:tcPr>
          <w:p w14:paraId="3F7C254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197" w:type="pct"/>
            <w:tcBorders>
              <w:top w:val="nil"/>
              <w:left w:val="nil"/>
              <w:bottom w:val="single" w:sz="4" w:space="0" w:color="auto"/>
              <w:right w:val="single" w:sz="4" w:space="0" w:color="auto"/>
            </w:tcBorders>
            <w:shd w:val="clear" w:color="auto" w:fill="auto"/>
            <w:vAlign w:val="center"/>
            <w:hideMark/>
          </w:tcPr>
          <w:p w14:paraId="18ADF53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w:t>
            </w:r>
          </w:p>
        </w:tc>
        <w:tc>
          <w:tcPr>
            <w:tcW w:w="220" w:type="pct"/>
            <w:tcBorders>
              <w:top w:val="nil"/>
              <w:left w:val="nil"/>
              <w:bottom w:val="single" w:sz="4" w:space="0" w:color="auto"/>
              <w:right w:val="single" w:sz="4" w:space="0" w:color="auto"/>
            </w:tcBorders>
            <w:shd w:val="clear" w:color="auto" w:fill="auto"/>
            <w:vAlign w:val="center"/>
            <w:hideMark/>
          </w:tcPr>
          <w:p w14:paraId="64A45D0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43.3</w:t>
            </w:r>
          </w:p>
        </w:tc>
        <w:tc>
          <w:tcPr>
            <w:tcW w:w="220" w:type="pct"/>
            <w:tcBorders>
              <w:top w:val="nil"/>
              <w:left w:val="nil"/>
              <w:bottom w:val="single" w:sz="4" w:space="0" w:color="auto"/>
              <w:right w:val="single" w:sz="4" w:space="0" w:color="auto"/>
            </w:tcBorders>
            <w:shd w:val="clear" w:color="auto" w:fill="auto"/>
            <w:vAlign w:val="center"/>
            <w:hideMark/>
          </w:tcPr>
          <w:p w14:paraId="1092860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602D81C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4CD7AB9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20" w:type="pct"/>
            <w:tcBorders>
              <w:top w:val="nil"/>
              <w:left w:val="nil"/>
              <w:bottom w:val="single" w:sz="4" w:space="0" w:color="auto"/>
              <w:right w:val="single" w:sz="4" w:space="0" w:color="auto"/>
            </w:tcBorders>
            <w:shd w:val="clear" w:color="auto" w:fill="auto"/>
            <w:noWrap/>
            <w:vAlign w:val="center"/>
            <w:hideMark/>
          </w:tcPr>
          <w:p w14:paraId="08DDCD7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c>
          <w:tcPr>
            <w:tcW w:w="271" w:type="pct"/>
            <w:tcBorders>
              <w:top w:val="nil"/>
              <w:left w:val="nil"/>
              <w:bottom w:val="single" w:sz="4" w:space="0" w:color="auto"/>
              <w:right w:val="single" w:sz="4" w:space="0" w:color="auto"/>
            </w:tcBorders>
            <w:shd w:val="clear" w:color="auto" w:fill="auto"/>
            <w:noWrap/>
            <w:vAlign w:val="center"/>
            <w:hideMark/>
          </w:tcPr>
          <w:p w14:paraId="401F33E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46</w:t>
            </w:r>
          </w:p>
        </w:tc>
        <w:tc>
          <w:tcPr>
            <w:tcW w:w="277" w:type="pct"/>
            <w:tcBorders>
              <w:top w:val="nil"/>
              <w:left w:val="nil"/>
              <w:bottom w:val="single" w:sz="4" w:space="0" w:color="auto"/>
              <w:right w:val="single" w:sz="4" w:space="0" w:color="auto"/>
            </w:tcBorders>
            <w:shd w:val="clear" w:color="auto" w:fill="auto"/>
            <w:noWrap/>
            <w:vAlign w:val="center"/>
            <w:hideMark/>
          </w:tcPr>
          <w:p w14:paraId="081611B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51B1435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r>
      <w:tr w:rsidR="00A70E18" w:rsidRPr="00A70E18" w14:paraId="1D3BD8B3"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445E83D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11</w:t>
            </w:r>
          </w:p>
        </w:tc>
        <w:tc>
          <w:tcPr>
            <w:tcW w:w="324" w:type="pct"/>
            <w:tcBorders>
              <w:top w:val="nil"/>
              <w:left w:val="nil"/>
              <w:bottom w:val="single" w:sz="4" w:space="0" w:color="auto"/>
              <w:right w:val="single" w:sz="4" w:space="0" w:color="auto"/>
            </w:tcBorders>
            <w:shd w:val="clear" w:color="auto" w:fill="auto"/>
            <w:vAlign w:val="center"/>
            <w:hideMark/>
          </w:tcPr>
          <w:p w14:paraId="78F4859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-169.07</w:t>
            </w:r>
          </w:p>
        </w:tc>
        <w:tc>
          <w:tcPr>
            <w:tcW w:w="194" w:type="pct"/>
            <w:tcBorders>
              <w:top w:val="nil"/>
              <w:left w:val="nil"/>
              <w:bottom w:val="single" w:sz="4" w:space="0" w:color="auto"/>
              <w:right w:val="single" w:sz="4" w:space="0" w:color="auto"/>
            </w:tcBorders>
            <w:shd w:val="clear" w:color="auto" w:fill="auto"/>
            <w:vAlign w:val="center"/>
            <w:hideMark/>
          </w:tcPr>
          <w:p w14:paraId="57B55AA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49.07</w:t>
            </w:r>
          </w:p>
        </w:tc>
        <w:tc>
          <w:tcPr>
            <w:tcW w:w="562" w:type="pct"/>
            <w:tcBorders>
              <w:top w:val="nil"/>
              <w:left w:val="nil"/>
              <w:bottom w:val="single" w:sz="4" w:space="0" w:color="auto"/>
              <w:right w:val="single" w:sz="4" w:space="0" w:color="auto"/>
            </w:tcBorders>
            <w:shd w:val="clear" w:color="auto" w:fill="auto"/>
            <w:noWrap/>
            <w:vAlign w:val="center"/>
            <w:hideMark/>
          </w:tcPr>
          <w:p w14:paraId="6362A0A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06.03.2022 23:40</w:t>
            </w:r>
          </w:p>
        </w:tc>
        <w:tc>
          <w:tcPr>
            <w:tcW w:w="216" w:type="pct"/>
            <w:tcBorders>
              <w:top w:val="nil"/>
              <w:left w:val="nil"/>
              <w:bottom w:val="single" w:sz="4" w:space="0" w:color="auto"/>
              <w:right w:val="single" w:sz="4" w:space="0" w:color="auto"/>
            </w:tcBorders>
            <w:shd w:val="clear" w:color="auto" w:fill="auto"/>
            <w:noWrap/>
            <w:vAlign w:val="center"/>
            <w:hideMark/>
          </w:tcPr>
          <w:p w14:paraId="59B9785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3B4B57E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w:t>
            </w:r>
          </w:p>
        </w:tc>
        <w:tc>
          <w:tcPr>
            <w:tcW w:w="239" w:type="pct"/>
            <w:tcBorders>
              <w:top w:val="nil"/>
              <w:left w:val="nil"/>
              <w:bottom w:val="single" w:sz="4" w:space="0" w:color="auto"/>
              <w:right w:val="single" w:sz="4" w:space="0" w:color="auto"/>
            </w:tcBorders>
            <w:shd w:val="clear" w:color="auto" w:fill="auto"/>
            <w:vAlign w:val="center"/>
            <w:hideMark/>
          </w:tcPr>
          <w:p w14:paraId="5477599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264</w:t>
            </w:r>
          </w:p>
        </w:tc>
        <w:tc>
          <w:tcPr>
            <w:tcW w:w="219" w:type="pct"/>
            <w:tcBorders>
              <w:top w:val="nil"/>
              <w:left w:val="nil"/>
              <w:bottom w:val="single" w:sz="4" w:space="0" w:color="auto"/>
              <w:right w:val="single" w:sz="4" w:space="0" w:color="auto"/>
            </w:tcBorders>
            <w:shd w:val="clear" w:color="auto" w:fill="auto"/>
            <w:vAlign w:val="center"/>
            <w:hideMark/>
          </w:tcPr>
          <w:p w14:paraId="01B58DB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2D0A695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5.7</w:t>
            </w:r>
          </w:p>
        </w:tc>
        <w:tc>
          <w:tcPr>
            <w:tcW w:w="235" w:type="pct"/>
            <w:tcBorders>
              <w:top w:val="nil"/>
              <w:left w:val="nil"/>
              <w:bottom w:val="single" w:sz="4" w:space="0" w:color="auto"/>
              <w:right w:val="single" w:sz="4" w:space="0" w:color="auto"/>
            </w:tcBorders>
            <w:shd w:val="clear" w:color="auto" w:fill="auto"/>
            <w:vAlign w:val="center"/>
            <w:hideMark/>
          </w:tcPr>
          <w:p w14:paraId="0379045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55/13</w:t>
            </w:r>
          </w:p>
        </w:tc>
        <w:tc>
          <w:tcPr>
            <w:tcW w:w="231" w:type="pct"/>
            <w:tcBorders>
              <w:top w:val="nil"/>
              <w:left w:val="nil"/>
              <w:bottom w:val="single" w:sz="4" w:space="0" w:color="auto"/>
              <w:right w:val="single" w:sz="4" w:space="0" w:color="auto"/>
            </w:tcBorders>
            <w:shd w:val="clear" w:color="auto" w:fill="auto"/>
            <w:vAlign w:val="center"/>
            <w:hideMark/>
          </w:tcPr>
          <w:p w14:paraId="54A8F34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w:t>
            </w:r>
          </w:p>
        </w:tc>
        <w:tc>
          <w:tcPr>
            <w:tcW w:w="197" w:type="pct"/>
            <w:tcBorders>
              <w:top w:val="nil"/>
              <w:left w:val="nil"/>
              <w:bottom w:val="single" w:sz="4" w:space="0" w:color="auto"/>
              <w:right w:val="single" w:sz="4" w:space="0" w:color="auto"/>
            </w:tcBorders>
            <w:shd w:val="clear" w:color="auto" w:fill="auto"/>
            <w:vAlign w:val="center"/>
            <w:hideMark/>
          </w:tcPr>
          <w:p w14:paraId="708A751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26.2</w:t>
            </w:r>
          </w:p>
        </w:tc>
        <w:tc>
          <w:tcPr>
            <w:tcW w:w="220" w:type="pct"/>
            <w:tcBorders>
              <w:top w:val="nil"/>
              <w:left w:val="nil"/>
              <w:bottom w:val="single" w:sz="4" w:space="0" w:color="auto"/>
              <w:right w:val="single" w:sz="4" w:space="0" w:color="auto"/>
            </w:tcBorders>
            <w:shd w:val="clear" w:color="auto" w:fill="auto"/>
            <w:vAlign w:val="center"/>
            <w:hideMark/>
          </w:tcPr>
          <w:p w14:paraId="0ABABBF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w:t>
            </w:r>
          </w:p>
        </w:tc>
        <w:tc>
          <w:tcPr>
            <w:tcW w:w="220" w:type="pct"/>
            <w:tcBorders>
              <w:top w:val="nil"/>
              <w:left w:val="nil"/>
              <w:bottom w:val="single" w:sz="4" w:space="0" w:color="auto"/>
              <w:right w:val="single" w:sz="4" w:space="0" w:color="auto"/>
            </w:tcBorders>
            <w:shd w:val="clear" w:color="auto" w:fill="auto"/>
            <w:vAlign w:val="center"/>
            <w:hideMark/>
          </w:tcPr>
          <w:p w14:paraId="38C9A6A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266.7</w:t>
            </w:r>
          </w:p>
        </w:tc>
        <w:tc>
          <w:tcPr>
            <w:tcW w:w="329" w:type="pct"/>
            <w:tcBorders>
              <w:top w:val="nil"/>
              <w:left w:val="nil"/>
              <w:bottom w:val="single" w:sz="4" w:space="0" w:color="auto"/>
              <w:right w:val="single" w:sz="4" w:space="0" w:color="auto"/>
            </w:tcBorders>
            <w:shd w:val="clear" w:color="auto" w:fill="auto"/>
            <w:vAlign w:val="center"/>
            <w:hideMark/>
          </w:tcPr>
          <w:p w14:paraId="2B0B502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6C0EA8D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96FC3D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71" w:type="pct"/>
            <w:tcBorders>
              <w:top w:val="nil"/>
              <w:left w:val="nil"/>
              <w:bottom w:val="single" w:sz="4" w:space="0" w:color="auto"/>
              <w:right w:val="single" w:sz="4" w:space="0" w:color="auto"/>
            </w:tcBorders>
            <w:shd w:val="clear" w:color="auto" w:fill="auto"/>
            <w:noWrap/>
            <w:vAlign w:val="center"/>
            <w:hideMark/>
          </w:tcPr>
          <w:p w14:paraId="1FB95F5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7" w:type="pct"/>
            <w:tcBorders>
              <w:top w:val="nil"/>
              <w:left w:val="nil"/>
              <w:bottom w:val="single" w:sz="4" w:space="0" w:color="auto"/>
              <w:right w:val="single" w:sz="4" w:space="0" w:color="auto"/>
            </w:tcBorders>
            <w:shd w:val="clear" w:color="auto" w:fill="auto"/>
            <w:noWrap/>
            <w:vAlign w:val="center"/>
            <w:hideMark/>
          </w:tcPr>
          <w:p w14:paraId="258B114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6321A82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46EC50D5"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BF5154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12</w:t>
            </w:r>
          </w:p>
        </w:tc>
        <w:tc>
          <w:tcPr>
            <w:tcW w:w="324" w:type="pct"/>
            <w:tcBorders>
              <w:top w:val="nil"/>
              <w:left w:val="nil"/>
              <w:bottom w:val="single" w:sz="4" w:space="0" w:color="auto"/>
              <w:right w:val="single" w:sz="4" w:space="0" w:color="auto"/>
            </w:tcBorders>
            <w:shd w:val="clear" w:color="auto" w:fill="auto"/>
            <w:vAlign w:val="center"/>
            <w:hideMark/>
          </w:tcPr>
          <w:p w14:paraId="243E453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-167.36</w:t>
            </w:r>
          </w:p>
        </w:tc>
        <w:tc>
          <w:tcPr>
            <w:tcW w:w="194" w:type="pct"/>
            <w:tcBorders>
              <w:top w:val="nil"/>
              <w:left w:val="nil"/>
              <w:bottom w:val="single" w:sz="4" w:space="0" w:color="auto"/>
              <w:right w:val="single" w:sz="4" w:space="0" w:color="auto"/>
            </w:tcBorders>
            <w:shd w:val="clear" w:color="auto" w:fill="auto"/>
            <w:vAlign w:val="center"/>
            <w:hideMark/>
          </w:tcPr>
          <w:p w14:paraId="03F25BE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49.52</w:t>
            </w:r>
          </w:p>
        </w:tc>
        <w:tc>
          <w:tcPr>
            <w:tcW w:w="562" w:type="pct"/>
            <w:tcBorders>
              <w:top w:val="nil"/>
              <w:left w:val="nil"/>
              <w:bottom w:val="single" w:sz="4" w:space="0" w:color="auto"/>
              <w:right w:val="single" w:sz="4" w:space="0" w:color="auto"/>
            </w:tcBorders>
            <w:shd w:val="clear" w:color="auto" w:fill="auto"/>
            <w:noWrap/>
            <w:vAlign w:val="center"/>
            <w:hideMark/>
          </w:tcPr>
          <w:p w14:paraId="03BD39C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07.03.2022 12:29</w:t>
            </w:r>
          </w:p>
        </w:tc>
        <w:tc>
          <w:tcPr>
            <w:tcW w:w="216" w:type="pct"/>
            <w:tcBorders>
              <w:top w:val="nil"/>
              <w:left w:val="nil"/>
              <w:bottom w:val="single" w:sz="4" w:space="0" w:color="auto"/>
              <w:right w:val="single" w:sz="4" w:space="0" w:color="auto"/>
            </w:tcBorders>
            <w:shd w:val="clear" w:color="auto" w:fill="auto"/>
            <w:noWrap/>
            <w:vAlign w:val="center"/>
            <w:hideMark/>
          </w:tcPr>
          <w:p w14:paraId="0D5DBD3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02FC1F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w:t>
            </w:r>
          </w:p>
        </w:tc>
        <w:tc>
          <w:tcPr>
            <w:tcW w:w="239" w:type="pct"/>
            <w:tcBorders>
              <w:top w:val="nil"/>
              <w:left w:val="nil"/>
              <w:bottom w:val="single" w:sz="4" w:space="0" w:color="auto"/>
              <w:right w:val="single" w:sz="4" w:space="0" w:color="auto"/>
            </w:tcBorders>
            <w:shd w:val="clear" w:color="auto" w:fill="auto"/>
            <w:vAlign w:val="center"/>
            <w:hideMark/>
          </w:tcPr>
          <w:p w14:paraId="2331E1C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216</w:t>
            </w:r>
          </w:p>
        </w:tc>
        <w:tc>
          <w:tcPr>
            <w:tcW w:w="219" w:type="pct"/>
            <w:tcBorders>
              <w:top w:val="nil"/>
              <w:left w:val="nil"/>
              <w:bottom w:val="single" w:sz="4" w:space="0" w:color="auto"/>
              <w:right w:val="single" w:sz="4" w:space="0" w:color="auto"/>
            </w:tcBorders>
            <w:shd w:val="clear" w:color="auto" w:fill="auto"/>
            <w:vAlign w:val="center"/>
            <w:hideMark/>
          </w:tcPr>
          <w:p w14:paraId="4BB0359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42058E1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5.4</w:t>
            </w:r>
          </w:p>
        </w:tc>
        <w:tc>
          <w:tcPr>
            <w:tcW w:w="235" w:type="pct"/>
            <w:tcBorders>
              <w:top w:val="nil"/>
              <w:left w:val="nil"/>
              <w:bottom w:val="single" w:sz="4" w:space="0" w:color="auto"/>
              <w:right w:val="single" w:sz="4" w:space="0" w:color="auto"/>
            </w:tcBorders>
            <w:shd w:val="clear" w:color="auto" w:fill="auto"/>
            <w:vAlign w:val="center"/>
            <w:hideMark/>
          </w:tcPr>
          <w:p w14:paraId="6A29023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354/11</w:t>
            </w:r>
          </w:p>
        </w:tc>
        <w:tc>
          <w:tcPr>
            <w:tcW w:w="231" w:type="pct"/>
            <w:tcBorders>
              <w:top w:val="nil"/>
              <w:left w:val="nil"/>
              <w:bottom w:val="single" w:sz="4" w:space="0" w:color="auto"/>
              <w:right w:val="single" w:sz="4" w:space="0" w:color="auto"/>
            </w:tcBorders>
            <w:shd w:val="clear" w:color="auto" w:fill="auto"/>
            <w:vAlign w:val="center"/>
            <w:hideMark/>
          </w:tcPr>
          <w:p w14:paraId="4245D29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0BADAF7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29.3</w:t>
            </w:r>
          </w:p>
        </w:tc>
        <w:tc>
          <w:tcPr>
            <w:tcW w:w="220" w:type="pct"/>
            <w:tcBorders>
              <w:top w:val="nil"/>
              <w:left w:val="nil"/>
              <w:bottom w:val="single" w:sz="4" w:space="0" w:color="auto"/>
              <w:right w:val="single" w:sz="4" w:space="0" w:color="auto"/>
            </w:tcBorders>
            <w:shd w:val="clear" w:color="auto" w:fill="auto"/>
            <w:vAlign w:val="center"/>
            <w:hideMark/>
          </w:tcPr>
          <w:p w14:paraId="21307D2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44.2</w:t>
            </w:r>
          </w:p>
        </w:tc>
        <w:tc>
          <w:tcPr>
            <w:tcW w:w="220" w:type="pct"/>
            <w:tcBorders>
              <w:top w:val="nil"/>
              <w:left w:val="nil"/>
              <w:bottom w:val="single" w:sz="4" w:space="0" w:color="auto"/>
              <w:right w:val="single" w:sz="4" w:space="0" w:color="auto"/>
            </w:tcBorders>
            <w:shd w:val="clear" w:color="auto" w:fill="auto"/>
            <w:vAlign w:val="center"/>
            <w:hideMark/>
          </w:tcPr>
          <w:p w14:paraId="5C3E521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5DDFAE5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6930411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7B3D97A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10</w:t>
            </w:r>
          </w:p>
        </w:tc>
        <w:tc>
          <w:tcPr>
            <w:tcW w:w="271" w:type="pct"/>
            <w:tcBorders>
              <w:top w:val="nil"/>
              <w:left w:val="nil"/>
              <w:bottom w:val="single" w:sz="4" w:space="0" w:color="auto"/>
              <w:right w:val="single" w:sz="4" w:space="0" w:color="auto"/>
            </w:tcBorders>
            <w:shd w:val="clear" w:color="auto" w:fill="auto"/>
            <w:noWrap/>
            <w:vAlign w:val="center"/>
            <w:hideMark/>
          </w:tcPr>
          <w:p w14:paraId="04F0818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12</w:t>
            </w:r>
          </w:p>
        </w:tc>
        <w:tc>
          <w:tcPr>
            <w:tcW w:w="277" w:type="pct"/>
            <w:tcBorders>
              <w:top w:val="nil"/>
              <w:left w:val="nil"/>
              <w:bottom w:val="single" w:sz="4" w:space="0" w:color="auto"/>
              <w:right w:val="single" w:sz="4" w:space="0" w:color="auto"/>
            </w:tcBorders>
            <w:shd w:val="clear" w:color="auto" w:fill="auto"/>
            <w:noWrap/>
            <w:vAlign w:val="center"/>
            <w:hideMark/>
          </w:tcPr>
          <w:p w14:paraId="19A6863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2478BCB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08C94C57"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2E5D67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13</w:t>
            </w:r>
          </w:p>
        </w:tc>
        <w:tc>
          <w:tcPr>
            <w:tcW w:w="324" w:type="pct"/>
            <w:tcBorders>
              <w:top w:val="nil"/>
              <w:left w:val="nil"/>
              <w:bottom w:val="single" w:sz="4" w:space="0" w:color="auto"/>
              <w:right w:val="single" w:sz="4" w:space="0" w:color="auto"/>
            </w:tcBorders>
            <w:shd w:val="clear" w:color="auto" w:fill="auto"/>
            <w:vAlign w:val="center"/>
            <w:hideMark/>
          </w:tcPr>
          <w:p w14:paraId="766274D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-165.19</w:t>
            </w:r>
          </w:p>
        </w:tc>
        <w:tc>
          <w:tcPr>
            <w:tcW w:w="194" w:type="pct"/>
            <w:tcBorders>
              <w:top w:val="nil"/>
              <w:left w:val="nil"/>
              <w:bottom w:val="single" w:sz="4" w:space="0" w:color="auto"/>
              <w:right w:val="single" w:sz="4" w:space="0" w:color="auto"/>
            </w:tcBorders>
            <w:shd w:val="clear" w:color="auto" w:fill="auto"/>
            <w:vAlign w:val="center"/>
            <w:hideMark/>
          </w:tcPr>
          <w:p w14:paraId="3A28560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50.07</w:t>
            </w:r>
          </w:p>
        </w:tc>
        <w:tc>
          <w:tcPr>
            <w:tcW w:w="562" w:type="pct"/>
            <w:tcBorders>
              <w:top w:val="nil"/>
              <w:left w:val="nil"/>
              <w:bottom w:val="single" w:sz="4" w:space="0" w:color="auto"/>
              <w:right w:val="single" w:sz="4" w:space="0" w:color="auto"/>
            </w:tcBorders>
            <w:shd w:val="clear" w:color="auto" w:fill="auto"/>
            <w:noWrap/>
            <w:vAlign w:val="center"/>
            <w:hideMark/>
          </w:tcPr>
          <w:p w14:paraId="387A591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08.03.2022 3:12</w:t>
            </w:r>
          </w:p>
        </w:tc>
        <w:tc>
          <w:tcPr>
            <w:tcW w:w="216" w:type="pct"/>
            <w:tcBorders>
              <w:top w:val="nil"/>
              <w:left w:val="nil"/>
              <w:bottom w:val="single" w:sz="4" w:space="0" w:color="auto"/>
              <w:right w:val="single" w:sz="4" w:space="0" w:color="auto"/>
            </w:tcBorders>
            <w:shd w:val="clear" w:color="auto" w:fill="auto"/>
            <w:noWrap/>
            <w:vAlign w:val="center"/>
            <w:hideMark/>
          </w:tcPr>
          <w:p w14:paraId="48B8807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924A55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w:t>
            </w:r>
          </w:p>
        </w:tc>
        <w:tc>
          <w:tcPr>
            <w:tcW w:w="239" w:type="pct"/>
            <w:tcBorders>
              <w:top w:val="nil"/>
              <w:left w:val="nil"/>
              <w:bottom w:val="single" w:sz="4" w:space="0" w:color="auto"/>
              <w:right w:val="single" w:sz="4" w:space="0" w:color="auto"/>
            </w:tcBorders>
            <w:shd w:val="clear" w:color="auto" w:fill="auto"/>
            <w:vAlign w:val="center"/>
            <w:hideMark/>
          </w:tcPr>
          <w:p w14:paraId="3DE844E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254</w:t>
            </w:r>
          </w:p>
        </w:tc>
        <w:tc>
          <w:tcPr>
            <w:tcW w:w="219" w:type="pct"/>
            <w:tcBorders>
              <w:top w:val="nil"/>
              <w:left w:val="nil"/>
              <w:bottom w:val="single" w:sz="4" w:space="0" w:color="auto"/>
              <w:right w:val="single" w:sz="4" w:space="0" w:color="auto"/>
            </w:tcBorders>
            <w:shd w:val="clear" w:color="auto" w:fill="auto"/>
            <w:vAlign w:val="center"/>
            <w:hideMark/>
          </w:tcPr>
          <w:p w14:paraId="12A888F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669B624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5.6</w:t>
            </w:r>
          </w:p>
        </w:tc>
        <w:tc>
          <w:tcPr>
            <w:tcW w:w="235" w:type="pct"/>
            <w:tcBorders>
              <w:top w:val="nil"/>
              <w:left w:val="nil"/>
              <w:bottom w:val="single" w:sz="4" w:space="0" w:color="auto"/>
              <w:right w:val="single" w:sz="4" w:space="0" w:color="auto"/>
            </w:tcBorders>
            <w:shd w:val="clear" w:color="auto" w:fill="auto"/>
            <w:vAlign w:val="center"/>
            <w:hideMark/>
          </w:tcPr>
          <w:p w14:paraId="7215B22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ind.</w:t>
            </w:r>
          </w:p>
        </w:tc>
        <w:tc>
          <w:tcPr>
            <w:tcW w:w="231" w:type="pct"/>
            <w:tcBorders>
              <w:top w:val="nil"/>
              <w:left w:val="nil"/>
              <w:bottom w:val="single" w:sz="4" w:space="0" w:color="auto"/>
              <w:right w:val="single" w:sz="4" w:space="0" w:color="auto"/>
            </w:tcBorders>
            <w:shd w:val="clear" w:color="auto" w:fill="auto"/>
            <w:vAlign w:val="center"/>
            <w:hideMark/>
          </w:tcPr>
          <w:p w14:paraId="456162A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4411A51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28.2</w:t>
            </w:r>
          </w:p>
        </w:tc>
        <w:tc>
          <w:tcPr>
            <w:tcW w:w="220" w:type="pct"/>
            <w:tcBorders>
              <w:top w:val="nil"/>
              <w:left w:val="nil"/>
              <w:bottom w:val="single" w:sz="4" w:space="0" w:color="auto"/>
              <w:right w:val="single" w:sz="4" w:space="0" w:color="auto"/>
            </w:tcBorders>
            <w:shd w:val="clear" w:color="auto" w:fill="auto"/>
            <w:vAlign w:val="center"/>
            <w:hideMark/>
          </w:tcPr>
          <w:p w14:paraId="73F80F3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42.3</w:t>
            </w:r>
          </w:p>
        </w:tc>
        <w:tc>
          <w:tcPr>
            <w:tcW w:w="220" w:type="pct"/>
            <w:tcBorders>
              <w:top w:val="nil"/>
              <w:left w:val="nil"/>
              <w:bottom w:val="single" w:sz="4" w:space="0" w:color="auto"/>
              <w:right w:val="single" w:sz="4" w:space="0" w:color="auto"/>
            </w:tcBorders>
            <w:shd w:val="clear" w:color="auto" w:fill="auto"/>
            <w:vAlign w:val="center"/>
            <w:hideMark/>
          </w:tcPr>
          <w:p w14:paraId="0E6CAE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7A68EEB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269B85C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12</w:t>
            </w:r>
          </w:p>
        </w:tc>
        <w:tc>
          <w:tcPr>
            <w:tcW w:w="220" w:type="pct"/>
            <w:tcBorders>
              <w:top w:val="nil"/>
              <w:left w:val="nil"/>
              <w:bottom w:val="single" w:sz="4" w:space="0" w:color="auto"/>
              <w:right w:val="single" w:sz="4" w:space="0" w:color="auto"/>
            </w:tcBorders>
            <w:shd w:val="clear" w:color="auto" w:fill="auto"/>
            <w:noWrap/>
            <w:vAlign w:val="center"/>
            <w:hideMark/>
          </w:tcPr>
          <w:p w14:paraId="3768EBB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22</w:t>
            </w:r>
          </w:p>
        </w:tc>
        <w:tc>
          <w:tcPr>
            <w:tcW w:w="271" w:type="pct"/>
            <w:tcBorders>
              <w:top w:val="nil"/>
              <w:left w:val="nil"/>
              <w:bottom w:val="single" w:sz="4" w:space="0" w:color="auto"/>
              <w:right w:val="single" w:sz="4" w:space="0" w:color="auto"/>
            </w:tcBorders>
            <w:shd w:val="clear" w:color="auto" w:fill="auto"/>
            <w:noWrap/>
            <w:vAlign w:val="center"/>
            <w:hideMark/>
          </w:tcPr>
          <w:p w14:paraId="4F27374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649</w:t>
            </w:r>
          </w:p>
        </w:tc>
        <w:tc>
          <w:tcPr>
            <w:tcW w:w="277" w:type="pct"/>
            <w:tcBorders>
              <w:top w:val="nil"/>
              <w:left w:val="nil"/>
              <w:bottom w:val="single" w:sz="4" w:space="0" w:color="auto"/>
              <w:right w:val="single" w:sz="4" w:space="0" w:color="auto"/>
            </w:tcBorders>
            <w:shd w:val="clear" w:color="auto" w:fill="auto"/>
            <w:noWrap/>
            <w:vAlign w:val="center"/>
            <w:hideMark/>
          </w:tcPr>
          <w:p w14:paraId="2E7F6A7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692342DF"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4797B641"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D826B9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14</w:t>
            </w:r>
          </w:p>
        </w:tc>
        <w:tc>
          <w:tcPr>
            <w:tcW w:w="324" w:type="pct"/>
            <w:tcBorders>
              <w:top w:val="nil"/>
              <w:left w:val="nil"/>
              <w:bottom w:val="single" w:sz="4" w:space="0" w:color="auto"/>
              <w:right w:val="single" w:sz="4" w:space="0" w:color="auto"/>
            </w:tcBorders>
            <w:shd w:val="clear" w:color="auto" w:fill="auto"/>
            <w:vAlign w:val="center"/>
            <w:hideMark/>
          </w:tcPr>
          <w:p w14:paraId="7F664C5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-163.01</w:t>
            </w:r>
          </w:p>
        </w:tc>
        <w:tc>
          <w:tcPr>
            <w:tcW w:w="194" w:type="pct"/>
            <w:tcBorders>
              <w:top w:val="nil"/>
              <w:left w:val="nil"/>
              <w:bottom w:val="single" w:sz="4" w:space="0" w:color="auto"/>
              <w:right w:val="single" w:sz="4" w:space="0" w:color="auto"/>
            </w:tcBorders>
            <w:shd w:val="clear" w:color="auto" w:fill="auto"/>
            <w:vAlign w:val="center"/>
            <w:hideMark/>
          </w:tcPr>
          <w:p w14:paraId="128C2A5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50.56</w:t>
            </w:r>
          </w:p>
        </w:tc>
        <w:tc>
          <w:tcPr>
            <w:tcW w:w="562" w:type="pct"/>
            <w:tcBorders>
              <w:top w:val="nil"/>
              <w:left w:val="nil"/>
              <w:bottom w:val="single" w:sz="4" w:space="0" w:color="auto"/>
              <w:right w:val="single" w:sz="4" w:space="0" w:color="auto"/>
            </w:tcBorders>
            <w:shd w:val="clear" w:color="auto" w:fill="auto"/>
            <w:noWrap/>
            <w:vAlign w:val="center"/>
            <w:hideMark/>
          </w:tcPr>
          <w:p w14:paraId="2641C31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08.03.2022 16:21</w:t>
            </w:r>
          </w:p>
        </w:tc>
        <w:tc>
          <w:tcPr>
            <w:tcW w:w="216" w:type="pct"/>
            <w:tcBorders>
              <w:top w:val="nil"/>
              <w:left w:val="nil"/>
              <w:bottom w:val="single" w:sz="4" w:space="0" w:color="auto"/>
              <w:right w:val="single" w:sz="4" w:space="0" w:color="auto"/>
            </w:tcBorders>
            <w:shd w:val="clear" w:color="auto" w:fill="auto"/>
            <w:noWrap/>
            <w:vAlign w:val="center"/>
            <w:hideMark/>
          </w:tcPr>
          <w:p w14:paraId="43E647F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7464675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3.9</w:t>
            </w:r>
          </w:p>
        </w:tc>
        <w:tc>
          <w:tcPr>
            <w:tcW w:w="239" w:type="pct"/>
            <w:tcBorders>
              <w:top w:val="nil"/>
              <w:left w:val="nil"/>
              <w:bottom w:val="single" w:sz="4" w:space="0" w:color="auto"/>
              <w:right w:val="single" w:sz="4" w:space="0" w:color="auto"/>
            </w:tcBorders>
            <w:shd w:val="clear" w:color="auto" w:fill="auto"/>
            <w:vAlign w:val="center"/>
            <w:hideMark/>
          </w:tcPr>
          <w:p w14:paraId="4ADD317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78</w:t>
            </w:r>
          </w:p>
        </w:tc>
        <w:tc>
          <w:tcPr>
            <w:tcW w:w="219" w:type="pct"/>
            <w:tcBorders>
              <w:top w:val="nil"/>
              <w:left w:val="nil"/>
              <w:bottom w:val="single" w:sz="4" w:space="0" w:color="auto"/>
              <w:right w:val="single" w:sz="4" w:space="0" w:color="auto"/>
            </w:tcBorders>
            <w:shd w:val="clear" w:color="auto" w:fill="auto"/>
            <w:vAlign w:val="center"/>
            <w:hideMark/>
          </w:tcPr>
          <w:p w14:paraId="22BECF2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0D1D3AB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5.5</w:t>
            </w:r>
          </w:p>
        </w:tc>
        <w:tc>
          <w:tcPr>
            <w:tcW w:w="235" w:type="pct"/>
            <w:tcBorders>
              <w:top w:val="nil"/>
              <w:left w:val="nil"/>
              <w:bottom w:val="single" w:sz="4" w:space="0" w:color="auto"/>
              <w:right w:val="single" w:sz="4" w:space="0" w:color="auto"/>
            </w:tcBorders>
            <w:shd w:val="clear" w:color="auto" w:fill="auto"/>
            <w:vAlign w:val="center"/>
            <w:hideMark/>
          </w:tcPr>
          <w:p w14:paraId="3561955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83/8</w:t>
            </w:r>
          </w:p>
        </w:tc>
        <w:tc>
          <w:tcPr>
            <w:tcW w:w="231" w:type="pct"/>
            <w:tcBorders>
              <w:top w:val="nil"/>
              <w:left w:val="nil"/>
              <w:bottom w:val="single" w:sz="4" w:space="0" w:color="auto"/>
              <w:right w:val="single" w:sz="4" w:space="0" w:color="auto"/>
            </w:tcBorders>
            <w:shd w:val="clear" w:color="auto" w:fill="auto"/>
            <w:vAlign w:val="center"/>
            <w:hideMark/>
          </w:tcPr>
          <w:p w14:paraId="7BABA3F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197" w:type="pct"/>
            <w:tcBorders>
              <w:top w:val="nil"/>
              <w:left w:val="nil"/>
              <w:bottom w:val="single" w:sz="4" w:space="0" w:color="auto"/>
              <w:right w:val="single" w:sz="4" w:space="0" w:color="auto"/>
            </w:tcBorders>
            <w:shd w:val="clear" w:color="auto" w:fill="auto"/>
            <w:vAlign w:val="center"/>
            <w:hideMark/>
          </w:tcPr>
          <w:p w14:paraId="02BE27C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32.3</w:t>
            </w:r>
          </w:p>
        </w:tc>
        <w:tc>
          <w:tcPr>
            <w:tcW w:w="220" w:type="pct"/>
            <w:tcBorders>
              <w:top w:val="nil"/>
              <w:left w:val="nil"/>
              <w:bottom w:val="single" w:sz="4" w:space="0" w:color="auto"/>
              <w:right w:val="single" w:sz="4" w:space="0" w:color="auto"/>
            </w:tcBorders>
            <w:shd w:val="clear" w:color="auto" w:fill="auto"/>
            <w:vAlign w:val="center"/>
            <w:hideMark/>
          </w:tcPr>
          <w:p w14:paraId="5407D5A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44.2</w:t>
            </w:r>
          </w:p>
        </w:tc>
        <w:tc>
          <w:tcPr>
            <w:tcW w:w="220" w:type="pct"/>
            <w:tcBorders>
              <w:top w:val="nil"/>
              <w:left w:val="nil"/>
              <w:bottom w:val="single" w:sz="4" w:space="0" w:color="auto"/>
              <w:right w:val="single" w:sz="4" w:space="0" w:color="auto"/>
            </w:tcBorders>
            <w:shd w:val="clear" w:color="auto" w:fill="auto"/>
            <w:vAlign w:val="center"/>
            <w:hideMark/>
          </w:tcPr>
          <w:p w14:paraId="4B9D416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6AE2674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0A9FFED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3700F41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71" w:type="pct"/>
            <w:tcBorders>
              <w:top w:val="nil"/>
              <w:left w:val="nil"/>
              <w:bottom w:val="single" w:sz="4" w:space="0" w:color="auto"/>
              <w:right w:val="single" w:sz="4" w:space="0" w:color="auto"/>
            </w:tcBorders>
            <w:shd w:val="clear" w:color="auto" w:fill="auto"/>
            <w:noWrap/>
            <w:vAlign w:val="center"/>
            <w:hideMark/>
          </w:tcPr>
          <w:p w14:paraId="3AA1231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4</w:t>
            </w:r>
          </w:p>
        </w:tc>
        <w:tc>
          <w:tcPr>
            <w:tcW w:w="277" w:type="pct"/>
            <w:tcBorders>
              <w:top w:val="nil"/>
              <w:left w:val="nil"/>
              <w:bottom w:val="single" w:sz="4" w:space="0" w:color="auto"/>
              <w:right w:val="single" w:sz="4" w:space="0" w:color="auto"/>
            </w:tcBorders>
            <w:shd w:val="clear" w:color="auto" w:fill="auto"/>
            <w:noWrap/>
            <w:vAlign w:val="center"/>
            <w:hideMark/>
          </w:tcPr>
          <w:p w14:paraId="52CB480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5B96E9E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r>
      <w:tr w:rsidR="00A70E18" w:rsidRPr="00A70E18" w14:paraId="39C664C9"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237C11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w:t>
            </w:r>
          </w:p>
        </w:tc>
        <w:tc>
          <w:tcPr>
            <w:tcW w:w="324" w:type="pct"/>
            <w:tcBorders>
              <w:top w:val="nil"/>
              <w:left w:val="nil"/>
              <w:bottom w:val="single" w:sz="4" w:space="0" w:color="auto"/>
              <w:right w:val="single" w:sz="4" w:space="0" w:color="auto"/>
            </w:tcBorders>
            <w:shd w:val="clear" w:color="auto" w:fill="auto"/>
            <w:vAlign w:val="center"/>
            <w:hideMark/>
          </w:tcPr>
          <w:p w14:paraId="4FF680C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-160.97</w:t>
            </w:r>
          </w:p>
        </w:tc>
        <w:tc>
          <w:tcPr>
            <w:tcW w:w="194" w:type="pct"/>
            <w:tcBorders>
              <w:top w:val="nil"/>
              <w:left w:val="nil"/>
              <w:bottom w:val="single" w:sz="4" w:space="0" w:color="auto"/>
              <w:right w:val="single" w:sz="4" w:space="0" w:color="auto"/>
            </w:tcBorders>
            <w:shd w:val="clear" w:color="auto" w:fill="auto"/>
            <w:vAlign w:val="center"/>
            <w:hideMark/>
          </w:tcPr>
          <w:p w14:paraId="3EB6C60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50.86</w:t>
            </w:r>
          </w:p>
        </w:tc>
        <w:tc>
          <w:tcPr>
            <w:tcW w:w="562" w:type="pct"/>
            <w:tcBorders>
              <w:top w:val="nil"/>
              <w:left w:val="nil"/>
              <w:bottom w:val="single" w:sz="4" w:space="0" w:color="auto"/>
              <w:right w:val="single" w:sz="4" w:space="0" w:color="auto"/>
            </w:tcBorders>
            <w:shd w:val="clear" w:color="auto" w:fill="auto"/>
            <w:noWrap/>
            <w:vAlign w:val="center"/>
            <w:hideMark/>
          </w:tcPr>
          <w:p w14:paraId="04D6F64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09.03.2022 3:46</w:t>
            </w:r>
          </w:p>
        </w:tc>
        <w:tc>
          <w:tcPr>
            <w:tcW w:w="216" w:type="pct"/>
            <w:tcBorders>
              <w:top w:val="nil"/>
              <w:left w:val="nil"/>
              <w:bottom w:val="single" w:sz="4" w:space="0" w:color="auto"/>
              <w:right w:val="single" w:sz="4" w:space="0" w:color="auto"/>
            </w:tcBorders>
            <w:shd w:val="clear" w:color="auto" w:fill="auto"/>
            <w:noWrap/>
            <w:vAlign w:val="center"/>
            <w:hideMark/>
          </w:tcPr>
          <w:p w14:paraId="45B3849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12F2A3E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9" w:type="pct"/>
            <w:tcBorders>
              <w:top w:val="nil"/>
              <w:left w:val="nil"/>
              <w:bottom w:val="single" w:sz="4" w:space="0" w:color="auto"/>
              <w:right w:val="single" w:sz="4" w:space="0" w:color="auto"/>
            </w:tcBorders>
            <w:shd w:val="clear" w:color="auto" w:fill="auto"/>
            <w:vAlign w:val="center"/>
            <w:hideMark/>
          </w:tcPr>
          <w:p w14:paraId="0186588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206</w:t>
            </w:r>
          </w:p>
        </w:tc>
        <w:tc>
          <w:tcPr>
            <w:tcW w:w="219" w:type="pct"/>
            <w:tcBorders>
              <w:top w:val="nil"/>
              <w:left w:val="nil"/>
              <w:bottom w:val="single" w:sz="4" w:space="0" w:color="auto"/>
              <w:right w:val="single" w:sz="4" w:space="0" w:color="auto"/>
            </w:tcBorders>
            <w:shd w:val="clear" w:color="auto" w:fill="auto"/>
            <w:vAlign w:val="center"/>
            <w:hideMark/>
          </w:tcPr>
          <w:p w14:paraId="19FE8F0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55C0E50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w:t>
            </w:r>
          </w:p>
        </w:tc>
        <w:tc>
          <w:tcPr>
            <w:tcW w:w="235" w:type="pct"/>
            <w:tcBorders>
              <w:top w:val="nil"/>
              <w:left w:val="nil"/>
              <w:bottom w:val="single" w:sz="4" w:space="0" w:color="auto"/>
              <w:right w:val="single" w:sz="4" w:space="0" w:color="auto"/>
            </w:tcBorders>
            <w:shd w:val="clear" w:color="auto" w:fill="auto"/>
            <w:vAlign w:val="center"/>
            <w:hideMark/>
          </w:tcPr>
          <w:p w14:paraId="641FA78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20/8</w:t>
            </w:r>
          </w:p>
        </w:tc>
        <w:tc>
          <w:tcPr>
            <w:tcW w:w="231" w:type="pct"/>
            <w:tcBorders>
              <w:top w:val="nil"/>
              <w:left w:val="nil"/>
              <w:bottom w:val="single" w:sz="4" w:space="0" w:color="auto"/>
              <w:right w:val="single" w:sz="4" w:space="0" w:color="auto"/>
            </w:tcBorders>
            <w:shd w:val="clear" w:color="auto" w:fill="auto"/>
            <w:vAlign w:val="center"/>
            <w:hideMark/>
          </w:tcPr>
          <w:p w14:paraId="2D69F38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w:t>
            </w:r>
          </w:p>
        </w:tc>
        <w:tc>
          <w:tcPr>
            <w:tcW w:w="197" w:type="pct"/>
            <w:tcBorders>
              <w:top w:val="nil"/>
              <w:left w:val="nil"/>
              <w:bottom w:val="single" w:sz="4" w:space="0" w:color="auto"/>
              <w:right w:val="single" w:sz="4" w:space="0" w:color="auto"/>
            </w:tcBorders>
            <w:shd w:val="clear" w:color="auto" w:fill="auto"/>
            <w:vAlign w:val="center"/>
            <w:hideMark/>
          </w:tcPr>
          <w:p w14:paraId="54B1537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25.8</w:t>
            </w:r>
          </w:p>
        </w:tc>
        <w:tc>
          <w:tcPr>
            <w:tcW w:w="220" w:type="pct"/>
            <w:tcBorders>
              <w:top w:val="nil"/>
              <w:left w:val="nil"/>
              <w:bottom w:val="single" w:sz="4" w:space="0" w:color="auto"/>
              <w:right w:val="single" w:sz="4" w:space="0" w:color="auto"/>
            </w:tcBorders>
            <w:shd w:val="clear" w:color="auto" w:fill="auto"/>
            <w:vAlign w:val="center"/>
            <w:hideMark/>
          </w:tcPr>
          <w:p w14:paraId="31DB137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41.3</w:t>
            </w:r>
          </w:p>
        </w:tc>
        <w:tc>
          <w:tcPr>
            <w:tcW w:w="220" w:type="pct"/>
            <w:tcBorders>
              <w:top w:val="nil"/>
              <w:left w:val="nil"/>
              <w:bottom w:val="single" w:sz="4" w:space="0" w:color="auto"/>
              <w:right w:val="single" w:sz="4" w:space="0" w:color="auto"/>
            </w:tcBorders>
            <w:shd w:val="clear" w:color="auto" w:fill="auto"/>
            <w:vAlign w:val="center"/>
            <w:hideMark/>
          </w:tcPr>
          <w:p w14:paraId="3C87321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252.5</w:t>
            </w:r>
          </w:p>
        </w:tc>
        <w:tc>
          <w:tcPr>
            <w:tcW w:w="329" w:type="pct"/>
            <w:tcBorders>
              <w:top w:val="nil"/>
              <w:left w:val="nil"/>
              <w:bottom w:val="single" w:sz="4" w:space="0" w:color="auto"/>
              <w:right w:val="single" w:sz="4" w:space="0" w:color="auto"/>
            </w:tcBorders>
            <w:shd w:val="clear" w:color="auto" w:fill="auto"/>
            <w:vAlign w:val="center"/>
            <w:hideMark/>
          </w:tcPr>
          <w:p w14:paraId="2998B4F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6262DB5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586801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11</w:t>
            </w:r>
          </w:p>
        </w:tc>
        <w:tc>
          <w:tcPr>
            <w:tcW w:w="271" w:type="pct"/>
            <w:tcBorders>
              <w:top w:val="nil"/>
              <w:left w:val="nil"/>
              <w:bottom w:val="single" w:sz="4" w:space="0" w:color="auto"/>
              <w:right w:val="single" w:sz="4" w:space="0" w:color="auto"/>
            </w:tcBorders>
            <w:shd w:val="clear" w:color="auto" w:fill="auto"/>
            <w:noWrap/>
            <w:vAlign w:val="center"/>
            <w:hideMark/>
          </w:tcPr>
          <w:p w14:paraId="13ED9FA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23</w:t>
            </w:r>
          </w:p>
        </w:tc>
        <w:tc>
          <w:tcPr>
            <w:tcW w:w="277" w:type="pct"/>
            <w:tcBorders>
              <w:top w:val="nil"/>
              <w:left w:val="nil"/>
              <w:bottom w:val="single" w:sz="4" w:space="0" w:color="auto"/>
              <w:right w:val="single" w:sz="4" w:space="0" w:color="auto"/>
            </w:tcBorders>
            <w:shd w:val="clear" w:color="auto" w:fill="auto"/>
            <w:noWrap/>
            <w:vAlign w:val="center"/>
            <w:hideMark/>
          </w:tcPr>
          <w:p w14:paraId="1E123EE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18" w:type="pct"/>
            <w:tcBorders>
              <w:top w:val="nil"/>
              <w:left w:val="nil"/>
              <w:bottom w:val="single" w:sz="4" w:space="0" w:color="auto"/>
              <w:right w:val="single" w:sz="4" w:space="0" w:color="auto"/>
            </w:tcBorders>
            <w:shd w:val="clear" w:color="auto" w:fill="auto"/>
            <w:noWrap/>
            <w:vAlign w:val="center"/>
            <w:hideMark/>
          </w:tcPr>
          <w:p w14:paraId="3D03119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65BC3BB3"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0B153CD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w:t>
            </w:r>
          </w:p>
        </w:tc>
        <w:tc>
          <w:tcPr>
            <w:tcW w:w="324" w:type="pct"/>
            <w:tcBorders>
              <w:top w:val="nil"/>
              <w:left w:val="nil"/>
              <w:bottom w:val="single" w:sz="4" w:space="0" w:color="auto"/>
              <w:right w:val="single" w:sz="4" w:space="0" w:color="auto"/>
            </w:tcBorders>
            <w:shd w:val="clear" w:color="auto" w:fill="auto"/>
            <w:vAlign w:val="center"/>
            <w:hideMark/>
          </w:tcPr>
          <w:p w14:paraId="48CB414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-158.43</w:t>
            </w:r>
          </w:p>
        </w:tc>
        <w:tc>
          <w:tcPr>
            <w:tcW w:w="194" w:type="pct"/>
            <w:tcBorders>
              <w:top w:val="nil"/>
              <w:left w:val="nil"/>
              <w:bottom w:val="single" w:sz="4" w:space="0" w:color="auto"/>
              <w:right w:val="single" w:sz="4" w:space="0" w:color="auto"/>
            </w:tcBorders>
            <w:shd w:val="clear" w:color="auto" w:fill="auto"/>
            <w:vAlign w:val="center"/>
            <w:hideMark/>
          </w:tcPr>
          <w:p w14:paraId="3893CD0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51.29</w:t>
            </w:r>
          </w:p>
        </w:tc>
        <w:tc>
          <w:tcPr>
            <w:tcW w:w="562" w:type="pct"/>
            <w:tcBorders>
              <w:top w:val="nil"/>
              <w:left w:val="nil"/>
              <w:bottom w:val="single" w:sz="4" w:space="0" w:color="auto"/>
              <w:right w:val="single" w:sz="4" w:space="0" w:color="auto"/>
            </w:tcBorders>
            <w:shd w:val="clear" w:color="auto" w:fill="auto"/>
            <w:noWrap/>
            <w:vAlign w:val="center"/>
            <w:hideMark/>
          </w:tcPr>
          <w:p w14:paraId="192C908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09.03.2022 18:55</w:t>
            </w:r>
          </w:p>
        </w:tc>
        <w:tc>
          <w:tcPr>
            <w:tcW w:w="216" w:type="pct"/>
            <w:tcBorders>
              <w:top w:val="nil"/>
              <w:left w:val="nil"/>
              <w:bottom w:val="single" w:sz="4" w:space="0" w:color="auto"/>
              <w:right w:val="single" w:sz="4" w:space="0" w:color="auto"/>
            </w:tcBorders>
            <w:shd w:val="clear" w:color="auto" w:fill="auto"/>
            <w:noWrap/>
            <w:vAlign w:val="center"/>
            <w:hideMark/>
          </w:tcPr>
          <w:p w14:paraId="5DB089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5891BEB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w:t>
            </w:r>
          </w:p>
        </w:tc>
        <w:tc>
          <w:tcPr>
            <w:tcW w:w="239" w:type="pct"/>
            <w:tcBorders>
              <w:top w:val="nil"/>
              <w:left w:val="nil"/>
              <w:bottom w:val="single" w:sz="4" w:space="0" w:color="auto"/>
              <w:right w:val="single" w:sz="4" w:space="0" w:color="auto"/>
            </w:tcBorders>
            <w:shd w:val="clear" w:color="auto" w:fill="auto"/>
            <w:vAlign w:val="center"/>
            <w:hideMark/>
          </w:tcPr>
          <w:p w14:paraId="6A4DA8A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273</w:t>
            </w:r>
          </w:p>
        </w:tc>
        <w:tc>
          <w:tcPr>
            <w:tcW w:w="219" w:type="pct"/>
            <w:tcBorders>
              <w:top w:val="nil"/>
              <w:left w:val="nil"/>
              <w:bottom w:val="single" w:sz="4" w:space="0" w:color="auto"/>
              <w:right w:val="single" w:sz="4" w:space="0" w:color="auto"/>
            </w:tcBorders>
            <w:shd w:val="clear" w:color="auto" w:fill="auto"/>
            <w:vAlign w:val="center"/>
            <w:hideMark/>
          </w:tcPr>
          <w:p w14:paraId="404CD1E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5E1DA20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5" w:type="pct"/>
            <w:tcBorders>
              <w:top w:val="nil"/>
              <w:left w:val="nil"/>
              <w:bottom w:val="single" w:sz="4" w:space="0" w:color="auto"/>
              <w:right w:val="single" w:sz="4" w:space="0" w:color="auto"/>
            </w:tcBorders>
            <w:shd w:val="clear" w:color="auto" w:fill="auto"/>
            <w:vAlign w:val="center"/>
            <w:hideMark/>
          </w:tcPr>
          <w:p w14:paraId="31DE8E5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124/9</w:t>
            </w:r>
          </w:p>
        </w:tc>
        <w:tc>
          <w:tcPr>
            <w:tcW w:w="231" w:type="pct"/>
            <w:tcBorders>
              <w:top w:val="nil"/>
              <w:left w:val="nil"/>
              <w:bottom w:val="single" w:sz="4" w:space="0" w:color="auto"/>
              <w:right w:val="single" w:sz="4" w:space="0" w:color="auto"/>
            </w:tcBorders>
            <w:shd w:val="clear" w:color="auto" w:fill="auto"/>
            <w:vAlign w:val="center"/>
            <w:hideMark/>
          </w:tcPr>
          <w:p w14:paraId="42083DC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197" w:type="pct"/>
            <w:tcBorders>
              <w:top w:val="nil"/>
              <w:left w:val="nil"/>
              <w:bottom w:val="single" w:sz="4" w:space="0" w:color="auto"/>
              <w:right w:val="single" w:sz="4" w:space="0" w:color="auto"/>
            </w:tcBorders>
            <w:shd w:val="clear" w:color="auto" w:fill="auto"/>
            <w:vAlign w:val="center"/>
            <w:hideMark/>
          </w:tcPr>
          <w:p w14:paraId="5136094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24.5</w:t>
            </w:r>
          </w:p>
        </w:tc>
        <w:tc>
          <w:tcPr>
            <w:tcW w:w="220" w:type="pct"/>
            <w:tcBorders>
              <w:top w:val="nil"/>
              <w:left w:val="nil"/>
              <w:bottom w:val="single" w:sz="4" w:space="0" w:color="auto"/>
              <w:right w:val="single" w:sz="4" w:space="0" w:color="auto"/>
            </w:tcBorders>
            <w:shd w:val="clear" w:color="auto" w:fill="auto"/>
            <w:vAlign w:val="center"/>
            <w:hideMark/>
          </w:tcPr>
          <w:p w14:paraId="210DCAE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43.5</w:t>
            </w:r>
          </w:p>
        </w:tc>
        <w:tc>
          <w:tcPr>
            <w:tcW w:w="220" w:type="pct"/>
            <w:tcBorders>
              <w:top w:val="nil"/>
              <w:left w:val="nil"/>
              <w:bottom w:val="single" w:sz="4" w:space="0" w:color="auto"/>
              <w:right w:val="single" w:sz="4" w:space="0" w:color="auto"/>
            </w:tcBorders>
            <w:shd w:val="clear" w:color="auto" w:fill="auto"/>
            <w:vAlign w:val="center"/>
            <w:hideMark/>
          </w:tcPr>
          <w:p w14:paraId="292E7E1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268.3</w:t>
            </w:r>
          </w:p>
        </w:tc>
        <w:tc>
          <w:tcPr>
            <w:tcW w:w="329" w:type="pct"/>
            <w:tcBorders>
              <w:top w:val="nil"/>
              <w:left w:val="nil"/>
              <w:bottom w:val="single" w:sz="4" w:space="0" w:color="auto"/>
              <w:right w:val="single" w:sz="4" w:space="0" w:color="auto"/>
            </w:tcBorders>
            <w:shd w:val="clear" w:color="auto" w:fill="auto"/>
            <w:vAlign w:val="center"/>
            <w:hideMark/>
          </w:tcPr>
          <w:p w14:paraId="77A77D8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6F87DA6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20" w:type="pct"/>
            <w:tcBorders>
              <w:top w:val="nil"/>
              <w:left w:val="nil"/>
              <w:bottom w:val="single" w:sz="4" w:space="0" w:color="auto"/>
              <w:right w:val="single" w:sz="4" w:space="0" w:color="auto"/>
            </w:tcBorders>
            <w:shd w:val="clear" w:color="auto" w:fill="auto"/>
            <w:noWrap/>
            <w:vAlign w:val="center"/>
            <w:hideMark/>
          </w:tcPr>
          <w:p w14:paraId="49D3193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427AD41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7" w:type="pct"/>
            <w:tcBorders>
              <w:top w:val="nil"/>
              <w:left w:val="nil"/>
              <w:bottom w:val="single" w:sz="4" w:space="0" w:color="auto"/>
              <w:right w:val="single" w:sz="4" w:space="0" w:color="auto"/>
            </w:tcBorders>
            <w:shd w:val="clear" w:color="auto" w:fill="auto"/>
            <w:noWrap/>
            <w:vAlign w:val="center"/>
            <w:hideMark/>
          </w:tcPr>
          <w:p w14:paraId="7D27DF1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7DA6093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35EEADA4"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014B2F3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17</w:t>
            </w:r>
          </w:p>
        </w:tc>
        <w:tc>
          <w:tcPr>
            <w:tcW w:w="324" w:type="pct"/>
            <w:tcBorders>
              <w:top w:val="nil"/>
              <w:left w:val="nil"/>
              <w:bottom w:val="single" w:sz="4" w:space="0" w:color="auto"/>
              <w:right w:val="single" w:sz="4" w:space="0" w:color="auto"/>
            </w:tcBorders>
            <w:shd w:val="clear" w:color="auto" w:fill="auto"/>
            <w:vAlign w:val="center"/>
            <w:hideMark/>
          </w:tcPr>
          <w:p w14:paraId="3C5E83F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-156.03</w:t>
            </w:r>
          </w:p>
        </w:tc>
        <w:tc>
          <w:tcPr>
            <w:tcW w:w="194" w:type="pct"/>
            <w:tcBorders>
              <w:top w:val="nil"/>
              <w:left w:val="nil"/>
              <w:bottom w:val="single" w:sz="4" w:space="0" w:color="auto"/>
              <w:right w:val="single" w:sz="4" w:space="0" w:color="auto"/>
            </w:tcBorders>
            <w:shd w:val="clear" w:color="auto" w:fill="auto"/>
            <w:vAlign w:val="center"/>
            <w:hideMark/>
          </w:tcPr>
          <w:p w14:paraId="10F90BF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51.91</w:t>
            </w:r>
          </w:p>
        </w:tc>
        <w:tc>
          <w:tcPr>
            <w:tcW w:w="562" w:type="pct"/>
            <w:tcBorders>
              <w:top w:val="nil"/>
              <w:left w:val="nil"/>
              <w:bottom w:val="single" w:sz="4" w:space="0" w:color="auto"/>
              <w:right w:val="single" w:sz="4" w:space="0" w:color="auto"/>
            </w:tcBorders>
            <w:shd w:val="clear" w:color="auto" w:fill="auto"/>
            <w:noWrap/>
            <w:vAlign w:val="center"/>
            <w:hideMark/>
          </w:tcPr>
          <w:p w14:paraId="3D4D16B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10.03.2022 8:45</w:t>
            </w:r>
          </w:p>
        </w:tc>
        <w:tc>
          <w:tcPr>
            <w:tcW w:w="216" w:type="pct"/>
            <w:tcBorders>
              <w:top w:val="nil"/>
              <w:left w:val="nil"/>
              <w:bottom w:val="single" w:sz="4" w:space="0" w:color="auto"/>
              <w:right w:val="single" w:sz="4" w:space="0" w:color="auto"/>
            </w:tcBorders>
            <w:shd w:val="clear" w:color="auto" w:fill="auto"/>
            <w:noWrap/>
            <w:vAlign w:val="center"/>
            <w:hideMark/>
          </w:tcPr>
          <w:p w14:paraId="516D3A5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66480A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4.4</w:t>
            </w:r>
          </w:p>
        </w:tc>
        <w:tc>
          <w:tcPr>
            <w:tcW w:w="239" w:type="pct"/>
            <w:tcBorders>
              <w:top w:val="nil"/>
              <w:left w:val="nil"/>
              <w:bottom w:val="single" w:sz="4" w:space="0" w:color="auto"/>
              <w:right w:val="single" w:sz="4" w:space="0" w:color="auto"/>
            </w:tcBorders>
            <w:shd w:val="clear" w:color="auto" w:fill="auto"/>
            <w:vAlign w:val="center"/>
            <w:hideMark/>
          </w:tcPr>
          <w:p w14:paraId="38A8B7C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w:t>
            </w:r>
          </w:p>
        </w:tc>
        <w:tc>
          <w:tcPr>
            <w:tcW w:w="219" w:type="pct"/>
            <w:tcBorders>
              <w:top w:val="nil"/>
              <w:left w:val="nil"/>
              <w:bottom w:val="single" w:sz="4" w:space="0" w:color="auto"/>
              <w:right w:val="single" w:sz="4" w:space="0" w:color="auto"/>
            </w:tcBorders>
            <w:shd w:val="clear" w:color="auto" w:fill="auto"/>
            <w:vAlign w:val="center"/>
            <w:hideMark/>
          </w:tcPr>
          <w:p w14:paraId="3B9FF63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02B62F9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w:t>
            </w:r>
          </w:p>
        </w:tc>
        <w:tc>
          <w:tcPr>
            <w:tcW w:w="235" w:type="pct"/>
            <w:tcBorders>
              <w:top w:val="nil"/>
              <w:left w:val="nil"/>
              <w:bottom w:val="single" w:sz="4" w:space="0" w:color="auto"/>
              <w:right w:val="single" w:sz="4" w:space="0" w:color="auto"/>
            </w:tcBorders>
            <w:shd w:val="clear" w:color="auto" w:fill="auto"/>
            <w:vAlign w:val="center"/>
            <w:hideMark/>
          </w:tcPr>
          <w:p w14:paraId="224BAA5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180/15</w:t>
            </w:r>
          </w:p>
        </w:tc>
        <w:tc>
          <w:tcPr>
            <w:tcW w:w="231" w:type="pct"/>
            <w:tcBorders>
              <w:top w:val="nil"/>
              <w:left w:val="nil"/>
              <w:bottom w:val="single" w:sz="4" w:space="0" w:color="auto"/>
              <w:right w:val="single" w:sz="4" w:space="0" w:color="auto"/>
            </w:tcBorders>
            <w:shd w:val="clear" w:color="auto" w:fill="auto"/>
            <w:vAlign w:val="center"/>
            <w:hideMark/>
          </w:tcPr>
          <w:p w14:paraId="4BD37FB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w:t>
            </w:r>
          </w:p>
        </w:tc>
        <w:tc>
          <w:tcPr>
            <w:tcW w:w="197" w:type="pct"/>
            <w:tcBorders>
              <w:top w:val="nil"/>
              <w:left w:val="nil"/>
              <w:bottom w:val="single" w:sz="4" w:space="0" w:color="auto"/>
              <w:right w:val="single" w:sz="4" w:space="0" w:color="auto"/>
            </w:tcBorders>
            <w:shd w:val="clear" w:color="auto" w:fill="auto"/>
            <w:vAlign w:val="center"/>
            <w:hideMark/>
          </w:tcPr>
          <w:p w14:paraId="0BD7565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26.3</w:t>
            </w:r>
          </w:p>
        </w:tc>
        <w:tc>
          <w:tcPr>
            <w:tcW w:w="220" w:type="pct"/>
            <w:tcBorders>
              <w:top w:val="nil"/>
              <w:left w:val="nil"/>
              <w:bottom w:val="single" w:sz="4" w:space="0" w:color="auto"/>
              <w:right w:val="single" w:sz="4" w:space="0" w:color="auto"/>
            </w:tcBorders>
            <w:shd w:val="clear" w:color="auto" w:fill="auto"/>
            <w:vAlign w:val="center"/>
            <w:hideMark/>
          </w:tcPr>
          <w:p w14:paraId="5F19012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39.8</w:t>
            </w:r>
          </w:p>
        </w:tc>
        <w:tc>
          <w:tcPr>
            <w:tcW w:w="220" w:type="pct"/>
            <w:tcBorders>
              <w:top w:val="nil"/>
              <w:left w:val="nil"/>
              <w:bottom w:val="single" w:sz="4" w:space="0" w:color="auto"/>
              <w:right w:val="single" w:sz="4" w:space="0" w:color="auto"/>
            </w:tcBorders>
            <w:shd w:val="clear" w:color="auto" w:fill="auto"/>
            <w:vAlign w:val="center"/>
            <w:hideMark/>
          </w:tcPr>
          <w:p w14:paraId="5D4F21E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258.3</w:t>
            </w:r>
          </w:p>
        </w:tc>
        <w:tc>
          <w:tcPr>
            <w:tcW w:w="329" w:type="pct"/>
            <w:tcBorders>
              <w:top w:val="nil"/>
              <w:left w:val="nil"/>
              <w:bottom w:val="single" w:sz="4" w:space="0" w:color="auto"/>
              <w:right w:val="single" w:sz="4" w:space="0" w:color="auto"/>
            </w:tcBorders>
            <w:shd w:val="clear" w:color="auto" w:fill="auto"/>
            <w:vAlign w:val="center"/>
            <w:hideMark/>
          </w:tcPr>
          <w:p w14:paraId="3FD516E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6CDC704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5FCC8E9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1" w:type="pct"/>
            <w:tcBorders>
              <w:top w:val="nil"/>
              <w:left w:val="nil"/>
              <w:bottom w:val="single" w:sz="4" w:space="0" w:color="auto"/>
              <w:right w:val="single" w:sz="4" w:space="0" w:color="auto"/>
            </w:tcBorders>
            <w:shd w:val="clear" w:color="auto" w:fill="auto"/>
            <w:noWrap/>
            <w:vAlign w:val="center"/>
            <w:hideMark/>
          </w:tcPr>
          <w:p w14:paraId="45870A4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10</w:t>
            </w:r>
          </w:p>
        </w:tc>
        <w:tc>
          <w:tcPr>
            <w:tcW w:w="277" w:type="pct"/>
            <w:tcBorders>
              <w:top w:val="nil"/>
              <w:left w:val="nil"/>
              <w:bottom w:val="single" w:sz="4" w:space="0" w:color="auto"/>
              <w:right w:val="single" w:sz="4" w:space="0" w:color="auto"/>
            </w:tcBorders>
            <w:shd w:val="clear" w:color="auto" w:fill="auto"/>
            <w:noWrap/>
            <w:vAlign w:val="center"/>
            <w:hideMark/>
          </w:tcPr>
          <w:p w14:paraId="68A1197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075A800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4A0CEAE2"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088344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18</w:t>
            </w:r>
          </w:p>
        </w:tc>
        <w:tc>
          <w:tcPr>
            <w:tcW w:w="324" w:type="pct"/>
            <w:tcBorders>
              <w:top w:val="nil"/>
              <w:left w:val="nil"/>
              <w:bottom w:val="single" w:sz="4" w:space="0" w:color="auto"/>
              <w:right w:val="single" w:sz="4" w:space="0" w:color="auto"/>
            </w:tcBorders>
            <w:shd w:val="clear" w:color="auto" w:fill="auto"/>
            <w:vAlign w:val="center"/>
            <w:hideMark/>
          </w:tcPr>
          <w:p w14:paraId="244AA7D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-155.98</w:t>
            </w:r>
          </w:p>
        </w:tc>
        <w:tc>
          <w:tcPr>
            <w:tcW w:w="194" w:type="pct"/>
            <w:tcBorders>
              <w:top w:val="nil"/>
              <w:left w:val="nil"/>
              <w:bottom w:val="single" w:sz="4" w:space="0" w:color="auto"/>
              <w:right w:val="single" w:sz="4" w:space="0" w:color="auto"/>
            </w:tcBorders>
            <w:shd w:val="clear" w:color="auto" w:fill="auto"/>
            <w:vAlign w:val="center"/>
            <w:hideMark/>
          </w:tcPr>
          <w:p w14:paraId="5F15BC5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50.94</w:t>
            </w:r>
          </w:p>
        </w:tc>
        <w:tc>
          <w:tcPr>
            <w:tcW w:w="562" w:type="pct"/>
            <w:tcBorders>
              <w:top w:val="nil"/>
              <w:left w:val="nil"/>
              <w:bottom w:val="single" w:sz="4" w:space="0" w:color="auto"/>
              <w:right w:val="single" w:sz="4" w:space="0" w:color="auto"/>
            </w:tcBorders>
            <w:shd w:val="clear" w:color="auto" w:fill="auto"/>
            <w:noWrap/>
            <w:vAlign w:val="center"/>
            <w:hideMark/>
          </w:tcPr>
          <w:p w14:paraId="5FE7629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11.03.2022 3:03</w:t>
            </w:r>
          </w:p>
        </w:tc>
        <w:tc>
          <w:tcPr>
            <w:tcW w:w="216" w:type="pct"/>
            <w:tcBorders>
              <w:top w:val="nil"/>
              <w:left w:val="nil"/>
              <w:bottom w:val="single" w:sz="4" w:space="0" w:color="auto"/>
              <w:right w:val="single" w:sz="4" w:space="0" w:color="auto"/>
            </w:tcBorders>
            <w:shd w:val="clear" w:color="auto" w:fill="auto"/>
            <w:noWrap/>
            <w:vAlign w:val="center"/>
            <w:hideMark/>
          </w:tcPr>
          <w:p w14:paraId="4ABF41C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264A7AB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w:t>
            </w:r>
          </w:p>
        </w:tc>
        <w:tc>
          <w:tcPr>
            <w:tcW w:w="239" w:type="pct"/>
            <w:tcBorders>
              <w:top w:val="nil"/>
              <w:left w:val="nil"/>
              <w:bottom w:val="single" w:sz="4" w:space="0" w:color="auto"/>
              <w:right w:val="single" w:sz="4" w:space="0" w:color="auto"/>
            </w:tcBorders>
            <w:shd w:val="clear" w:color="auto" w:fill="auto"/>
            <w:vAlign w:val="center"/>
            <w:hideMark/>
          </w:tcPr>
          <w:p w14:paraId="1252335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39</w:t>
            </w:r>
          </w:p>
        </w:tc>
        <w:tc>
          <w:tcPr>
            <w:tcW w:w="219" w:type="pct"/>
            <w:tcBorders>
              <w:top w:val="nil"/>
              <w:left w:val="nil"/>
              <w:bottom w:val="single" w:sz="4" w:space="0" w:color="auto"/>
              <w:right w:val="single" w:sz="4" w:space="0" w:color="auto"/>
            </w:tcBorders>
            <w:shd w:val="clear" w:color="auto" w:fill="auto"/>
            <w:vAlign w:val="center"/>
            <w:hideMark/>
          </w:tcPr>
          <w:p w14:paraId="768781C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478B1AA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5.3</w:t>
            </w:r>
          </w:p>
        </w:tc>
        <w:tc>
          <w:tcPr>
            <w:tcW w:w="235" w:type="pct"/>
            <w:tcBorders>
              <w:top w:val="nil"/>
              <w:left w:val="nil"/>
              <w:bottom w:val="single" w:sz="4" w:space="0" w:color="auto"/>
              <w:right w:val="single" w:sz="4" w:space="0" w:color="auto"/>
            </w:tcBorders>
            <w:shd w:val="clear" w:color="auto" w:fill="auto"/>
            <w:vAlign w:val="center"/>
            <w:hideMark/>
          </w:tcPr>
          <w:p w14:paraId="3E89F3F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220/18</w:t>
            </w:r>
          </w:p>
        </w:tc>
        <w:tc>
          <w:tcPr>
            <w:tcW w:w="231" w:type="pct"/>
            <w:tcBorders>
              <w:top w:val="nil"/>
              <w:left w:val="nil"/>
              <w:bottom w:val="single" w:sz="4" w:space="0" w:color="auto"/>
              <w:right w:val="single" w:sz="4" w:space="0" w:color="auto"/>
            </w:tcBorders>
            <w:shd w:val="clear" w:color="auto" w:fill="auto"/>
            <w:vAlign w:val="center"/>
            <w:hideMark/>
          </w:tcPr>
          <w:p w14:paraId="4D607A1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197" w:type="pct"/>
            <w:tcBorders>
              <w:top w:val="nil"/>
              <w:left w:val="nil"/>
              <w:bottom w:val="single" w:sz="4" w:space="0" w:color="auto"/>
              <w:right w:val="single" w:sz="4" w:space="0" w:color="auto"/>
            </w:tcBorders>
            <w:shd w:val="clear" w:color="auto" w:fill="auto"/>
            <w:vAlign w:val="center"/>
            <w:hideMark/>
          </w:tcPr>
          <w:p w14:paraId="09394CE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w:t>
            </w:r>
          </w:p>
        </w:tc>
        <w:tc>
          <w:tcPr>
            <w:tcW w:w="220" w:type="pct"/>
            <w:tcBorders>
              <w:top w:val="nil"/>
              <w:left w:val="nil"/>
              <w:bottom w:val="single" w:sz="4" w:space="0" w:color="auto"/>
              <w:right w:val="single" w:sz="4" w:space="0" w:color="auto"/>
            </w:tcBorders>
            <w:shd w:val="clear" w:color="auto" w:fill="auto"/>
            <w:vAlign w:val="center"/>
            <w:hideMark/>
          </w:tcPr>
          <w:p w14:paraId="7649083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38.3</w:t>
            </w:r>
          </w:p>
        </w:tc>
        <w:tc>
          <w:tcPr>
            <w:tcW w:w="220" w:type="pct"/>
            <w:tcBorders>
              <w:top w:val="nil"/>
              <w:left w:val="nil"/>
              <w:bottom w:val="single" w:sz="4" w:space="0" w:color="auto"/>
              <w:right w:val="single" w:sz="4" w:space="0" w:color="auto"/>
            </w:tcBorders>
            <w:shd w:val="clear" w:color="auto" w:fill="auto"/>
            <w:vAlign w:val="center"/>
            <w:hideMark/>
          </w:tcPr>
          <w:p w14:paraId="6ACE452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265</w:t>
            </w:r>
          </w:p>
        </w:tc>
        <w:tc>
          <w:tcPr>
            <w:tcW w:w="329" w:type="pct"/>
            <w:tcBorders>
              <w:top w:val="nil"/>
              <w:left w:val="nil"/>
              <w:bottom w:val="single" w:sz="4" w:space="0" w:color="auto"/>
              <w:right w:val="single" w:sz="4" w:space="0" w:color="auto"/>
            </w:tcBorders>
            <w:shd w:val="clear" w:color="auto" w:fill="auto"/>
            <w:vAlign w:val="center"/>
            <w:hideMark/>
          </w:tcPr>
          <w:p w14:paraId="063FFB8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5FA053F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24C1E4E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3D763D6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4</w:t>
            </w:r>
          </w:p>
        </w:tc>
        <w:tc>
          <w:tcPr>
            <w:tcW w:w="277" w:type="pct"/>
            <w:tcBorders>
              <w:top w:val="nil"/>
              <w:left w:val="nil"/>
              <w:bottom w:val="single" w:sz="4" w:space="0" w:color="auto"/>
              <w:right w:val="single" w:sz="4" w:space="0" w:color="auto"/>
            </w:tcBorders>
            <w:shd w:val="clear" w:color="auto" w:fill="auto"/>
            <w:noWrap/>
            <w:vAlign w:val="center"/>
            <w:hideMark/>
          </w:tcPr>
          <w:p w14:paraId="7C1EF5C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18" w:type="pct"/>
            <w:tcBorders>
              <w:top w:val="nil"/>
              <w:left w:val="nil"/>
              <w:bottom w:val="single" w:sz="4" w:space="0" w:color="auto"/>
              <w:right w:val="single" w:sz="4" w:space="0" w:color="auto"/>
            </w:tcBorders>
            <w:shd w:val="clear" w:color="auto" w:fill="auto"/>
            <w:noWrap/>
            <w:vAlign w:val="center"/>
            <w:hideMark/>
          </w:tcPr>
          <w:p w14:paraId="4AC6DCA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36FED165"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C9BBA9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19</w:t>
            </w:r>
          </w:p>
        </w:tc>
        <w:tc>
          <w:tcPr>
            <w:tcW w:w="324" w:type="pct"/>
            <w:tcBorders>
              <w:top w:val="nil"/>
              <w:left w:val="nil"/>
              <w:bottom w:val="single" w:sz="4" w:space="0" w:color="auto"/>
              <w:right w:val="single" w:sz="4" w:space="0" w:color="auto"/>
            </w:tcBorders>
            <w:shd w:val="clear" w:color="auto" w:fill="auto"/>
            <w:vAlign w:val="center"/>
            <w:hideMark/>
          </w:tcPr>
          <w:p w14:paraId="2D53030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-155.96</w:t>
            </w:r>
          </w:p>
        </w:tc>
        <w:tc>
          <w:tcPr>
            <w:tcW w:w="194" w:type="pct"/>
            <w:tcBorders>
              <w:top w:val="nil"/>
              <w:left w:val="nil"/>
              <w:bottom w:val="single" w:sz="4" w:space="0" w:color="auto"/>
              <w:right w:val="single" w:sz="4" w:space="0" w:color="auto"/>
            </w:tcBorders>
            <w:shd w:val="clear" w:color="auto" w:fill="auto"/>
            <w:vAlign w:val="center"/>
            <w:hideMark/>
          </w:tcPr>
          <w:p w14:paraId="64A9312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49.89</w:t>
            </w:r>
          </w:p>
        </w:tc>
        <w:tc>
          <w:tcPr>
            <w:tcW w:w="562" w:type="pct"/>
            <w:tcBorders>
              <w:top w:val="nil"/>
              <w:left w:val="nil"/>
              <w:bottom w:val="single" w:sz="4" w:space="0" w:color="auto"/>
              <w:right w:val="single" w:sz="4" w:space="0" w:color="auto"/>
            </w:tcBorders>
            <w:shd w:val="clear" w:color="auto" w:fill="auto"/>
            <w:noWrap/>
            <w:vAlign w:val="center"/>
            <w:hideMark/>
          </w:tcPr>
          <w:p w14:paraId="49D0D70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11.03.2022 18:52</w:t>
            </w:r>
          </w:p>
        </w:tc>
        <w:tc>
          <w:tcPr>
            <w:tcW w:w="216" w:type="pct"/>
            <w:tcBorders>
              <w:top w:val="nil"/>
              <w:left w:val="nil"/>
              <w:bottom w:val="single" w:sz="4" w:space="0" w:color="auto"/>
              <w:right w:val="single" w:sz="4" w:space="0" w:color="auto"/>
            </w:tcBorders>
            <w:shd w:val="clear" w:color="auto" w:fill="auto"/>
            <w:noWrap/>
            <w:vAlign w:val="center"/>
            <w:hideMark/>
          </w:tcPr>
          <w:p w14:paraId="6BD50FA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7C6BF7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9" w:type="pct"/>
            <w:tcBorders>
              <w:top w:val="nil"/>
              <w:left w:val="nil"/>
              <w:bottom w:val="single" w:sz="4" w:space="0" w:color="auto"/>
              <w:right w:val="single" w:sz="4" w:space="0" w:color="auto"/>
            </w:tcBorders>
            <w:shd w:val="clear" w:color="auto" w:fill="auto"/>
            <w:vAlign w:val="center"/>
            <w:hideMark/>
          </w:tcPr>
          <w:p w14:paraId="4EAC998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70</w:t>
            </w:r>
          </w:p>
        </w:tc>
        <w:tc>
          <w:tcPr>
            <w:tcW w:w="219" w:type="pct"/>
            <w:tcBorders>
              <w:top w:val="nil"/>
              <w:left w:val="nil"/>
              <w:bottom w:val="single" w:sz="4" w:space="0" w:color="auto"/>
              <w:right w:val="single" w:sz="4" w:space="0" w:color="auto"/>
            </w:tcBorders>
            <w:shd w:val="clear" w:color="auto" w:fill="auto"/>
            <w:vAlign w:val="center"/>
            <w:hideMark/>
          </w:tcPr>
          <w:p w14:paraId="4E8B246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4AFFE15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5.5</w:t>
            </w:r>
          </w:p>
        </w:tc>
        <w:tc>
          <w:tcPr>
            <w:tcW w:w="235" w:type="pct"/>
            <w:tcBorders>
              <w:top w:val="nil"/>
              <w:left w:val="nil"/>
              <w:bottom w:val="single" w:sz="4" w:space="0" w:color="auto"/>
              <w:right w:val="single" w:sz="4" w:space="0" w:color="auto"/>
            </w:tcBorders>
            <w:shd w:val="clear" w:color="auto" w:fill="auto"/>
            <w:vAlign w:val="center"/>
            <w:hideMark/>
          </w:tcPr>
          <w:p w14:paraId="5574148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248/13</w:t>
            </w:r>
          </w:p>
        </w:tc>
        <w:tc>
          <w:tcPr>
            <w:tcW w:w="231" w:type="pct"/>
            <w:tcBorders>
              <w:top w:val="nil"/>
              <w:left w:val="nil"/>
              <w:bottom w:val="single" w:sz="4" w:space="0" w:color="auto"/>
              <w:right w:val="single" w:sz="4" w:space="0" w:color="auto"/>
            </w:tcBorders>
            <w:shd w:val="clear" w:color="auto" w:fill="auto"/>
            <w:vAlign w:val="center"/>
            <w:hideMark/>
          </w:tcPr>
          <w:p w14:paraId="6145588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3C626E8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26.2</w:t>
            </w:r>
          </w:p>
        </w:tc>
        <w:tc>
          <w:tcPr>
            <w:tcW w:w="220" w:type="pct"/>
            <w:tcBorders>
              <w:top w:val="nil"/>
              <w:left w:val="nil"/>
              <w:bottom w:val="single" w:sz="4" w:space="0" w:color="auto"/>
              <w:right w:val="single" w:sz="4" w:space="0" w:color="auto"/>
            </w:tcBorders>
            <w:shd w:val="clear" w:color="auto" w:fill="auto"/>
            <w:vAlign w:val="center"/>
            <w:hideMark/>
          </w:tcPr>
          <w:p w14:paraId="2736834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42.5</w:t>
            </w:r>
          </w:p>
        </w:tc>
        <w:tc>
          <w:tcPr>
            <w:tcW w:w="220" w:type="pct"/>
            <w:tcBorders>
              <w:top w:val="nil"/>
              <w:left w:val="nil"/>
              <w:bottom w:val="single" w:sz="4" w:space="0" w:color="auto"/>
              <w:right w:val="single" w:sz="4" w:space="0" w:color="auto"/>
            </w:tcBorders>
            <w:shd w:val="clear" w:color="auto" w:fill="auto"/>
            <w:vAlign w:val="center"/>
            <w:hideMark/>
          </w:tcPr>
          <w:p w14:paraId="71567BD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1DDA443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5977F31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69B5453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6A2C5D7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7" w:type="pct"/>
            <w:tcBorders>
              <w:top w:val="nil"/>
              <w:left w:val="nil"/>
              <w:bottom w:val="single" w:sz="4" w:space="0" w:color="auto"/>
              <w:right w:val="single" w:sz="4" w:space="0" w:color="auto"/>
            </w:tcBorders>
            <w:shd w:val="clear" w:color="auto" w:fill="auto"/>
            <w:noWrap/>
            <w:vAlign w:val="center"/>
            <w:hideMark/>
          </w:tcPr>
          <w:p w14:paraId="430A70F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029C088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092844D9"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8B3E0B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20</w:t>
            </w:r>
          </w:p>
        </w:tc>
        <w:tc>
          <w:tcPr>
            <w:tcW w:w="324" w:type="pct"/>
            <w:tcBorders>
              <w:top w:val="nil"/>
              <w:left w:val="nil"/>
              <w:bottom w:val="single" w:sz="4" w:space="0" w:color="auto"/>
              <w:right w:val="single" w:sz="4" w:space="0" w:color="auto"/>
            </w:tcBorders>
            <w:shd w:val="clear" w:color="auto" w:fill="auto"/>
            <w:vAlign w:val="center"/>
            <w:hideMark/>
          </w:tcPr>
          <w:p w14:paraId="57BFBE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-155.93</w:t>
            </w:r>
          </w:p>
        </w:tc>
        <w:tc>
          <w:tcPr>
            <w:tcW w:w="194" w:type="pct"/>
            <w:tcBorders>
              <w:top w:val="nil"/>
              <w:left w:val="nil"/>
              <w:bottom w:val="single" w:sz="4" w:space="0" w:color="auto"/>
              <w:right w:val="single" w:sz="4" w:space="0" w:color="auto"/>
            </w:tcBorders>
            <w:shd w:val="clear" w:color="auto" w:fill="auto"/>
            <w:vAlign w:val="center"/>
            <w:hideMark/>
          </w:tcPr>
          <w:p w14:paraId="71F5F9D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48.83</w:t>
            </w:r>
          </w:p>
        </w:tc>
        <w:tc>
          <w:tcPr>
            <w:tcW w:w="562" w:type="pct"/>
            <w:tcBorders>
              <w:top w:val="nil"/>
              <w:left w:val="nil"/>
              <w:bottom w:val="single" w:sz="4" w:space="0" w:color="auto"/>
              <w:right w:val="single" w:sz="4" w:space="0" w:color="auto"/>
            </w:tcBorders>
            <w:shd w:val="clear" w:color="auto" w:fill="auto"/>
            <w:noWrap/>
            <w:vAlign w:val="center"/>
            <w:hideMark/>
          </w:tcPr>
          <w:p w14:paraId="047F0FC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12.03.2022 6:18</w:t>
            </w:r>
          </w:p>
        </w:tc>
        <w:tc>
          <w:tcPr>
            <w:tcW w:w="216" w:type="pct"/>
            <w:tcBorders>
              <w:top w:val="nil"/>
              <w:left w:val="nil"/>
              <w:bottom w:val="single" w:sz="4" w:space="0" w:color="auto"/>
              <w:right w:val="single" w:sz="4" w:space="0" w:color="auto"/>
            </w:tcBorders>
            <w:shd w:val="clear" w:color="auto" w:fill="auto"/>
            <w:noWrap/>
            <w:vAlign w:val="center"/>
            <w:hideMark/>
          </w:tcPr>
          <w:p w14:paraId="198C978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419D571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w:t>
            </w:r>
          </w:p>
        </w:tc>
        <w:tc>
          <w:tcPr>
            <w:tcW w:w="239" w:type="pct"/>
            <w:tcBorders>
              <w:top w:val="nil"/>
              <w:left w:val="nil"/>
              <w:bottom w:val="single" w:sz="4" w:space="0" w:color="auto"/>
              <w:right w:val="single" w:sz="4" w:space="0" w:color="auto"/>
            </w:tcBorders>
            <w:shd w:val="clear" w:color="auto" w:fill="auto"/>
            <w:vAlign w:val="center"/>
            <w:hideMark/>
          </w:tcPr>
          <w:p w14:paraId="4C236A7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72</w:t>
            </w:r>
          </w:p>
        </w:tc>
        <w:tc>
          <w:tcPr>
            <w:tcW w:w="219" w:type="pct"/>
            <w:tcBorders>
              <w:top w:val="nil"/>
              <w:left w:val="nil"/>
              <w:bottom w:val="single" w:sz="4" w:space="0" w:color="auto"/>
              <w:right w:val="single" w:sz="4" w:space="0" w:color="auto"/>
            </w:tcBorders>
            <w:shd w:val="clear" w:color="auto" w:fill="auto"/>
            <w:vAlign w:val="center"/>
            <w:hideMark/>
          </w:tcPr>
          <w:p w14:paraId="05B8584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0C1EAD9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8.1</w:t>
            </w:r>
          </w:p>
        </w:tc>
        <w:tc>
          <w:tcPr>
            <w:tcW w:w="235" w:type="pct"/>
            <w:tcBorders>
              <w:top w:val="nil"/>
              <w:left w:val="nil"/>
              <w:bottom w:val="single" w:sz="4" w:space="0" w:color="auto"/>
              <w:right w:val="single" w:sz="4" w:space="0" w:color="auto"/>
            </w:tcBorders>
            <w:shd w:val="clear" w:color="auto" w:fill="auto"/>
            <w:vAlign w:val="center"/>
            <w:hideMark/>
          </w:tcPr>
          <w:p w14:paraId="0FF5B2D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250/10</w:t>
            </w:r>
          </w:p>
        </w:tc>
        <w:tc>
          <w:tcPr>
            <w:tcW w:w="231" w:type="pct"/>
            <w:tcBorders>
              <w:top w:val="nil"/>
              <w:left w:val="nil"/>
              <w:bottom w:val="single" w:sz="4" w:space="0" w:color="auto"/>
              <w:right w:val="single" w:sz="4" w:space="0" w:color="auto"/>
            </w:tcBorders>
            <w:shd w:val="clear" w:color="auto" w:fill="auto"/>
            <w:vAlign w:val="center"/>
            <w:hideMark/>
          </w:tcPr>
          <w:p w14:paraId="5FDA1AF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197" w:type="pct"/>
            <w:tcBorders>
              <w:top w:val="nil"/>
              <w:left w:val="nil"/>
              <w:bottom w:val="single" w:sz="4" w:space="0" w:color="auto"/>
              <w:right w:val="single" w:sz="4" w:space="0" w:color="auto"/>
            </w:tcBorders>
            <w:shd w:val="clear" w:color="auto" w:fill="auto"/>
            <w:vAlign w:val="center"/>
            <w:hideMark/>
          </w:tcPr>
          <w:p w14:paraId="4D4A9A6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30</w:t>
            </w:r>
          </w:p>
        </w:tc>
        <w:tc>
          <w:tcPr>
            <w:tcW w:w="220" w:type="pct"/>
            <w:tcBorders>
              <w:top w:val="nil"/>
              <w:left w:val="nil"/>
              <w:bottom w:val="single" w:sz="4" w:space="0" w:color="auto"/>
              <w:right w:val="single" w:sz="4" w:space="0" w:color="auto"/>
            </w:tcBorders>
            <w:shd w:val="clear" w:color="auto" w:fill="auto"/>
            <w:vAlign w:val="center"/>
            <w:hideMark/>
          </w:tcPr>
          <w:p w14:paraId="42114AB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40.8</w:t>
            </w:r>
          </w:p>
        </w:tc>
        <w:tc>
          <w:tcPr>
            <w:tcW w:w="220" w:type="pct"/>
            <w:tcBorders>
              <w:top w:val="nil"/>
              <w:left w:val="nil"/>
              <w:bottom w:val="single" w:sz="4" w:space="0" w:color="auto"/>
              <w:right w:val="single" w:sz="4" w:space="0" w:color="auto"/>
            </w:tcBorders>
            <w:shd w:val="clear" w:color="auto" w:fill="auto"/>
            <w:vAlign w:val="center"/>
            <w:hideMark/>
          </w:tcPr>
          <w:p w14:paraId="2C6D03C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6D3708A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7354490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381B74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c>
          <w:tcPr>
            <w:tcW w:w="271" w:type="pct"/>
            <w:tcBorders>
              <w:top w:val="nil"/>
              <w:left w:val="nil"/>
              <w:bottom w:val="single" w:sz="4" w:space="0" w:color="auto"/>
              <w:right w:val="single" w:sz="4" w:space="0" w:color="auto"/>
            </w:tcBorders>
            <w:shd w:val="clear" w:color="auto" w:fill="auto"/>
            <w:noWrap/>
            <w:vAlign w:val="center"/>
            <w:hideMark/>
          </w:tcPr>
          <w:p w14:paraId="2260174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77" w:type="pct"/>
            <w:tcBorders>
              <w:top w:val="nil"/>
              <w:left w:val="nil"/>
              <w:bottom w:val="single" w:sz="4" w:space="0" w:color="auto"/>
              <w:right w:val="single" w:sz="4" w:space="0" w:color="auto"/>
            </w:tcBorders>
            <w:shd w:val="clear" w:color="auto" w:fill="auto"/>
            <w:noWrap/>
            <w:vAlign w:val="center"/>
            <w:hideMark/>
          </w:tcPr>
          <w:p w14:paraId="5B68B58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5B0926F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r>
      <w:tr w:rsidR="00A70E18" w:rsidRPr="00A70E18" w14:paraId="723D798A"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8E5E30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21</w:t>
            </w:r>
          </w:p>
        </w:tc>
        <w:tc>
          <w:tcPr>
            <w:tcW w:w="324" w:type="pct"/>
            <w:tcBorders>
              <w:top w:val="nil"/>
              <w:left w:val="nil"/>
              <w:bottom w:val="single" w:sz="4" w:space="0" w:color="auto"/>
              <w:right w:val="single" w:sz="4" w:space="0" w:color="auto"/>
            </w:tcBorders>
            <w:shd w:val="clear" w:color="auto" w:fill="auto"/>
            <w:vAlign w:val="center"/>
            <w:hideMark/>
          </w:tcPr>
          <w:p w14:paraId="5642F46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-158.42</w:t>
            </w:r>
          </w:p>
        </w:tc>
        <w:tc>
          <w:tcPr>
            <w:tcW w:w="194" w:type="pct"/>
            <w:tcBorders>
              <w:top w:val="nil"/>
              <w:left w:val="nil"/>
              <w:bottom w:val="single" w:sz="4" w:space="0" w:color="auto"/>
              <w:right w:val="single" w:sz="4" w:space="0" w:color="auto"/>
            </w:tcBorders>
            <w:shd w:val="clear" w:color="auto" w:fill="auto"/>
            <w:vAlign w:val="center"/>
            <w:hideMark/>
          </w:tcPr>
          <w:p w14:paraId="61A71F7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50.44</w:t>
            </w:r>
          </w:p>
        </w:tc>
        <w:tc>
          <w:tcPr>
            <w:tcW w:w="562" w:type="pct"/>
            <w:tcBorders>
              <w:top w:val="nil"/>
              <w:left w:val="nil"/>
              <w:bottom w:val="single" w:sz="4" w:space="0" w:color="auto"/>
              <w:right w:val="single" w:sz="4" w:space="0" w:color="auto"/>
            </w:tcBorders>
            <w:shd w:val="clear" w:color="auto" w:fill="auto"/>
            <w:noWrap/>
            <w:vAlign w:val="center"/>
            <w:hideMark/>
          </w:tcPr>
          <w:p w14:paraId="636EB80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13.03.2022 0:37</w:t>
            </w:r>
          </w:p>
        </w:tc>
        <w:tc>
          <w:tcPr>
            <w:tcW w:w="216" w:type="pct"/>
            <w:tcBorders>
              <w:top w:val="nil"/>
              <w:left w:val="nil"/>
              <w:bottom w:val="single" w:sz="4" w:space="0" w:color="auto"/>
              <w:right w:val="single" w:sz="4" w:space="0" w:color="auto"/>
            </w:tcBorders>
            <w:shd w:val="clear" w:color="auto" w:fill="auto"/>
            <w:noWrap/>
            <w:vAlign w:val="center"/>
            <w:hideMark/>
          </w:tcPr>
          <w:p w14:paraId="2995B27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6EEB55B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9" w:type="pct"/>
            <w:tcBorders>
              <w:top w:val="nil"/>
              <w:left w:val="nil"/>
              <w:bottom w:val="single" w:sz="4" w:space="0" w:color="auto"/>
              <w:right w:val="single" w:sz="4" w:space="0" w:color="auto"/>
            </w:tcBorders>
            <w:shd w:val="clear" w:color="auto" w:fill="auto"/>
            <w:vAlign w:val="center"/>
            <w:hideMark/>
          </w:tcPr>
          <w:p w14:paraId="554538C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264</w:t>
            </w:r>
          </w:p>
        </w:tc>
        <w:tc>
          <w:tcPr>
            <w:tcW w:w="219" w:type="pct"/>
            <w:tcBorders>
              <w:top w:val="nil"/>
              <w:left w:val="nil"/>
              <w:bottom w:val="single" w:sz="4" w:space="0" w:color="auto"/>
              <w:right w:val="single" w:sz="4" w:space="0" w:color="auto"/>
            </w:tcBorders>
            <w:shd w:val="clear" w:color="auto" w:fill="auto"/>
            <w:vAlign w:val="center"/>
            <w:hideMark/>
          </w:tcPr>
          <w:p w14:paraId="5BA12E7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51819B0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5" w:type="pct"/>
            <w:tcBorders>
              <w:top w:val="nil"/>
              <w:left w:val="nil"/>
              <w:bottom w:val="single" w:sz="4" w:space="0" w:color="auto"/>
              <w:right w:val="single" w:sz="4" w:space="0" w:color="auto"/>
            </w:tcBorders>
            <w:shd w:val="clear" w:color="auto" w:fill="auto"/>
            <w:vAlign w:val="center"/>
            <w:hideMark/>
          </w:tcPr>
          <w:p w14:paraId="7425FE3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80/20</w:t>
            </w:r>
          </w:p>
        </w:tc>
        <w:tc>
          <w:tcPr>
            <w:tcW w:w="231" w:type="pct"/>
            <w:tcBorders>
              <w:top w:val="nil"/>
              <w:left w:val="nil"/>
              <w:bottom w:val="single" w:sz="4" w:space="0" w:color="auto"/>
              <w:right w:val="single" w:sz="4" w:space="0" w:color="auto"/>
            </w:tcBorders>
            <w:shd w:val="clear" w:color="auto" w:fill="auto"/>
            <w:vAlign w:val="center"/>
            <w:hideMark/>
          </w:tcPr>
          <w:p w14:paraId="709567A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3.5</w:t>
            </w:r>
          </w:p>
        </w:tc>
        <w:tc>
          <w:tcPr>
            <w:tcW w:w="197" w:type="pct"/>
            <w:tcBorders>
              <w:top w:val="nil"/>
              <w:left w:val="nil"/>
              <w:bottom w:val="single" w:sz="4" w:space="0" w:color="auto"/>
              <w:right w:val="single" w:sz="4" w:space="0" w:color="auto"/>
            </w:tcBorders>
            <w:shd w:val="clear" w:color="auto" w:fill="auto"/>
            <w:vAlign w:val="center"/>
            <w:hideMark/>
          </w:tcPr>
          <w:p w14:paraId="2EB75BF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26.2</w:t>
            </w:r>
          </w:p>
        </w:tc>
        <w:tc>
          <w:tcPr>
            <w:tcW w:w="220" w:type="pct"/>
            <w:tcBorders>
              <w:top w:val="nil"/>
              <w:left w:val="nil"/>
              <w:bottom w:val="single" w:sz="4" w:space="0" w:color="auto"/>
              <w:right w:val="single" w:sz="4" w:space="0" w:color="auto"/>
            </w:tcBorders>
            <w:shd w:val="clear" w:color="auto" w:fill="auto"/>
            <w:vAlign w:val="center"/>
            <w:hideMark/>
          </w:tcPr>
          <w:p w14:paraId="4B4F35B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40.3</w:t>
            </w:r>
          </w:p>
        </w:tc>
        <w:tc>
          <w:tcPr>
            <w:tcW w:w="220" w:type="pct"/>
            <w:tcBorders>
              <w:top w:val="nil"/>
              <w:left w:val="nil"/>
              <w:bottom w:val="single" w:sz="4" w:space="0" w:color="auto"/>
              <w:right w:val="single" w:sz="4" w:space="0" w:color="auto"/>
            </w:tcBorders>
            <w:shd w:val="clear" w:color="auto" w:fill="auto"/>
            <w:vAlign w:val="center"/>
            <w:hideMark/>
          </w:tcPr>
          <w:p w14:paraId="38CDAA4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283.3</w:t>
            </w:r>
          </w:p>
        </w:tc>
        <w:tc>
          <w:tcPr>
            <w:tcW w:w="329" w:type="pct"/>
            <w:tcBorders>
              <w:top w:val="nil"/>
              <w:left w:val="nil"/>
              <w:bottom w:val="single" w:sz="4" w:space="0" w:color="auto"/>
              <w:right w:val="single" w:sz="4" w:space="0" w:color="auto"/>
            </w:tcBorders>
            <w:shd w:val="clear" w:color="auto" w:fill="auto"/>
            <w:vAlign w:val="center"/>
            <w:hideMark/>
          </w:tcPr>
          <w:p w14:paraId="4509D04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24887BB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22FE738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16A37C7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77" w:type="pct"/>
            <w:tcBorders>
              <w:top w:val="nil"/>
              <w:left w:val="nil"/>
              <w:bottom w:val="single" w:sz="4" w:space="0" w:color="auto"/>
              <w:right w:val="single" w:sz="4" w:space="0" w:color="auto"/>
            </w:tcBorders>
            <w:shd w:val="clear" w:color="auto" w:fill="auto"/>
            <w:noWrap/>
            <w:vAlign w:val="center"/>
            <w:hideMark/>
          </w:tcPr>
          <w:p w14:paraId="18EA49A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6F17770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41C94AFC"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B6CA00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22</w:t>
            </w:r>
          </w:p>
        </w:tc>
        <w:tc>
          <w:tcPr>
            <w:tcW w:w="324" w:type="pct"/>
            <w:tcBorders>
              <w:top w:val="nil"/>
              <w:left w:val="nil"/>
              <w:bottom w:val="single" w:sz="4" w:space="0" w:color="auto"/>
              <w:right w:val="single" w:sz="4" w:space="0" w:color="auto"/>
            </w:tcBorders>
            <w:shd w:val="clear" w:color="auto" w:fill="auto"/>
            <w:vAlign w:val="center"/>
            <w:hideMark/>
          </w:tcPr>
          <w:p w14:paraId="514471A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-158.5</w:t>
            </w:r>
          </w:p>
        </w:tc>
        <w:tc>
          <w:tcPr>
            <w:tcW w:w="194" w:type="pct"/>
            <w:tcBorders>
              <w:top w:val="nil"/>
              <w:left w:val="nil"/>
              <w:bottom w:val="single" w:sz="4" w:space="0" w:color="auto"/>
              <w:right w:val="single" w:sz="4" w:space="0" w:color="auto"/>
            </w:tcBorders>
            <w:shd w:val="clear" w:color="auto" w:fill="auto"/>
            <w:vAlign w:val="center"/>
            <w:hideMark/>
          </w:tcPr>
          <w:p w14:paraId="49C9F61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49.52</w:t>
            </w:r>
          </w:p>
        </w:tc>
        <w:tc>
          <w:tcPr>
            <w:tcW w:w="562" w:type="pct"/>
            <w:tcBorders>
              <w:top w:val="nil"/>
              <w:left w:val="nil"/>
              <w:bottom w:val="single" w:sz="4" w:space="0" w:color="auto"/>
              <w:right w:val="single" w:sz="4" w:space="0" w:color="auto"/>
            </w:tcBorders>
            <w:shd w:val="clear" w:color="auto" w:fill="auto"/>
            <w:noWrap/>
            <w:vAlign w:val="center"/>
            <w:hideMark/>
          </w:tcPr>
          <w:p w14:paraId="63F23D3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14.03.2022 2:17</w:t>
            </w:r>
          </w:p>
        </w:tc>
        <w:tc>
          <w:tcPr>
            <w:tcW w:w="216" w:type="pct"/>
            <w:tcBorders>
              <w:top w:val="nil"/>
              <w:left w:val="nil"/>
              <w:bottom w:val="single" w:sz="4" w:space="0" w:color="auto"/>
              <w:right w:val="single" w:sz="4" w:space="0" w:color="auto"/>
            </w:tcBorders>
            <w:shd w:val="clear" w:color="auto" w:fill="auto"/>
            <w:noWrap/>
            <w:vAlign w:val="center"/>
            <w:hideMark/>
          </w:tcPr>
          <w:p w14:paraId="5F248DE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1863AB1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w:t>
            </w:r>
          </w:p>
        </w:tc>
        <w:tc>
          <w:tcPr>
            <w:tcW w:w="239" w:type="pct"/>
            <w:tcBorders>
              <w:top w:val="nil"/>
              <w:left w:val="nil"/>
              <w:bottom w:val="single" w:sz="4" w:space="0" w:color="auto"/>
              <w:right w:val="single" w:sz="4" w:space="0" w:color="auto"/>
            </w:tcBorders>
            <w:shd w:val="clear" w:color="auto" w:fill="auto"/>
            <w:vAlign w:val="center"/>
            <w:hideMark/>
          </w:tcPr>
          <w:p w14:paraId="42A817C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143</w:t>
            </w:r>
          </w:p>
        </w:tc>
        <w:tc>
          <w:tcPr>
            <w:tcW w:w="219" w:type="pct"/>
            <w:tcBorders>
              <w:top w:val="nil"/>
              <w:left w:val="nil"/>
              <w:bottom w:val="single" w:sz="4" w:space="0" w:color="auto"/>
              <w:right w:val="single" w:sz="4" w:space="0" w:color="auto"/>
            </w:tcBorders>
            <w:shd w:val="clear" w:color="auto" w:fill="auto"/>
            <w:vAlign w:val="center"/>
            <w:hideMark/>
          </w:tcPr>
          <w:p w14:paraId="45A4250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452C3B5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6.1</w:t>
            </w:r>
          </w:p>
        </w:tc>
        <w:tc>
          <w:tcPr>
            <w:tcW w:w="235" w:type="pct"/>
            <w:tcBorders>
              <w:top w:val="nil"/>
              <w:left w:val="nil"/>
              <w:bottom w:val="single" w:sz="4" w:space="0" w:color="auto"/>
              <w:right w:val="single" w:sz="4" w:space="0" w:color="auto"/>
            </w:tcBorders>
            <w:shd w:val="clear" w:color="auto" w:fill="auto"/>
            <w:vAlign w:val="center"/>
            <w:hideMark/>
          </w:tcPr>
          <w:p w14:paraId="4CECE68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330/20</w:t>
            </w:r>
          </w:p>
        </w:tc>
        <w:tc>
          <w:tcPr>
            <w:tcW w:w="231" w:type="pct"/>
            <w:tcBorders>
              <w:top w:val="nil"/>
              <w:left w:val="nil"/>
              <w:bottom w:val="single" w:sz="4" w:space="0" w:color="auto"/>
              <w:right w:val="single" w:sz="4" w:space="0" w:color="auto"/>
            </w:tcBorders>
            <w:shd w:val="clear" w:color="auto" w:fill="auto"/>
            <w:vAlign w:val="center"/>
            <w:hideMark/>
          </w:tcPr>
          <w:p w14:paraId="37556B5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197" w:type="pct"/>
            <w:tcBorders>
              <w:top w:val="nil"/>
              <w:left w:val="nil"/>
              <w:bottom w:val="single" w:sz="4" w:space="0" w:color="auto"/>
              <w:right w:val="single" w:sz="4" w:space="0" w:color="auto"/>
            </w:tcBorders>
            <w:shd w:val="clear" w:color="auto" w:fill="auto"/>
            <w:vAlign w:val="center"/>
            <w:hideMark/>
          </w:tcPr>
          <w:p w14:paraId="6302CFD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28.2</w:t>
            </w:r>
          </w:p>
        </w:tc>
        <w:tc>
          <w:tcPr>
            <w:tcW w:w="220" w:type="pct"/>
            <w:tcBorders>
              <w:top w:val="nil"/>
              <w:left w:val="nil"/>
              <w:bottom w:val="single" w:sz="4" w:space="0" w:color="auto"/>
              <w:right w:val="single" w:sz="4" w:space="0" w:color="auto"/>
            </w:tcBorders>
            <w:shd w:val="clear" w:color="auto" w:fill="auto"/>
            <w:vAlign w:val="center"/>
            <w:hideMark/>
          </w:tcPr>
          <w:p w14:paraId="7DEBC3D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41.8</w:t>
            </w:r>
          </w:p>
        </w:tc>
        <w:tc>
          <w:tcPr>
            <w:tcW w:w="220" w:type="pct"/>
            <w:tcBorders>
              <w:top w:val="nil"/>
              <w:left w:val="nil"/>
              <w:bottom w:val="single" w:sz="4" w:space="0" w:color="auto"/>
              <w:right w:val="single" w:sz="4" w:space="0" w:color="auto"/>
            </w:tcBorders>
            <w:shd w:val="clear" w:color="auto" w:fill="auto"/>
            <w:vAlign w:val="center"/>
            <w:hideMark/>
          </w:tcPr>
          <w:p w14:paraId="58C5086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19E0A75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5A80B6D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16F2D76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1" w:type="pct"/>
            <w:tcBorders>
              <w:top w:val="nil"/>
              <w:left w:val="nil"/>
              <w:bottom w:val="single" w:sz="4" w:space="0" w:color="auto"/>
              <w:right w:val="single" w:sz="4" w:space="0" w:color="auto"/>
            </w:tcBorders>
            <w:shd w:val="clear" w:color="auto" w:fill="auto"/>
            <w:noWrap/>
            <w:vAlign w:val="center"/>
            <w:hideMark/>
          </w:tcPr>
          <w:p w14:paraId="7D3D817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24</w:t>
            </w:r>
          </w:p>
        </w:tc>
        <w:tc>
          <w:tcPr>
            <w:tcW w:w="277" w:type="pct"/>
            <w:tcBorders>
              <w:top w:val="nil"/>
              <w:left w:val="nil"/>
              <w:bottom w:val="single" w:sz="4" w:space="0" w:color="auto"/>
              <w:right w:val="single" w:sz="4" w:space="0" w:color="auto"/>
            </w:tcBorders>
            <w:shd w:val="clear" w:color="auto" w:fill="auto"/>
            <w:noWrap/>
            <w:vAlign w:val="center"/>
            <w:hideMark/>
          </w:tcPr>
          <w:p w14:paraId="3B9BF11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687DEBB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36A22236"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624E8E8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23</w:t>
            </w:r>
          </w:p>
        </w:tc>
        <w:tc>
          <w:tcPr>
            <w:tcW w:w="324" w:type="pct"/>
            <w:tcBorders>
              <w:top w:val="nil"/>
              <w:left w:val="nil"/>
              <w:bottom w:val="single" w:sz="4" w:space="0" w:color="auto"/>
              <w:right w:val="single" w:sz="4" w:space="0" w:color="auto"/>
            </w:tcBorders>
            <w:shd w:val="clear" w:color="auto" w:fill="auto"/>
            <w:vAlign w:val="center"/>
            <w:hideMark/>
          </w:tcPr>
          <w:p w14:paraId="7ABE708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-158.35</w:t>
            </w:r>
          </w:p>
        </w:tc>
        <w:tc>
          <w:tcPr>
            <w:tcW w:w="194" w:type="pct"/>
            <w:tcBorders>
              <w:top w:val="nil"/>
              <w:left w:val="nil"/>
              <w:bottom w:val="single" w:sz="4" w:space="0" w:color="auto"/>
              <w:right w:val="single" w:sz="4" w:space="0" w:color="auto"/>
            </w:tcBorders>
            <w:shd w:val="clear" w:color="auto" w:fill="auto"/>
            <w:vAlign w:val="center"/>
            <w:hideMark/>
          </w:tcPr>
          <w:p w14:paraId="76EF368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48.45</w:t>
            </w:r>
          </w:p>
        </w:tc>
        <w:tc>
          <w:tcPr>
            <w:tcW w:w="562" w:type="pct"/>
            <w:tcBorders>
              <w:top w:val="nil"/>
              <w:left w:val="nil"/>
              <w:bottom w:val="single" w:sz="4" w:space="0" w:color="auto"/>
              <w:right w:val="single" w:sz="4" w:space="0" w:color="auto"/>
            </w:tcBorders>
            <w:shd w:val="clear" w:color="auto" w:fill="auto"/>
            <w:noWrap/>
            <w:vAlign w:val="center"/>
            <w:hideMark/>
          </w:tcPr>
          <w:p w14:paraId="520B599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15.03.2022 11:29</w:t>
            </w:r>
          </w:p>
        </w:tc>
        <w:tc>
          <w:tcPr>
            <w:tcW w:w="216" w:type="pct"/>
            <w:tcBorders>
              <w:top w:val="nil"/>
              <w:left w:val="nil"/>
              <w:bottom w:val="single" w:sz="4" w:space="0" w:color="auto"/>
              <w:right w:val="single" w:sz="4" w:space="0" w:color="auto"/>
            </w:tcBorders>
            <w:shd w:val="clear" w:color="auto" w:fill="auto"/>
            <w:noWrap/>
            <w:vAlign w:val="center"/>
            <w:hideMark/>
          </w:tcPr>
          <w:p w14:paraId="1877F40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4CD8AC8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9" w:type="pct"/>
            <w:tcBorders>
              <w:top w:val="nil"/>
              <w:left w:val="nil"/>
              <w:bottom w:val="single" w:sz="4" w:space="0" w:color="auto"/>
              <w:right w:val="single" w:sz="4" w:space="0" w:color="auto"/>
            </w:tcBorders>
            <w:shd w:val="clear" w:color="auto" w:fill="auto"/>
            <w:vAlign w:val="center"/>
            <w:hideMark/>
          </w:tcPr>
          <w:p w14:paraId="2F5F423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103</w:t>
            </w:r>
          </w:p>
        </w:tc>
        <w:tc>
          <w:tcPr>
            <w:tcW w:w="219" w:type="pct"/>
            <w:tcBorders>
              <w:top w:val="nil"/>
              <w:left w:val="nil"/>
              <w:bottom w:val="single" w:sz="4" w:space="0" w:color="auto"/>
              <w:right w:val="single" w:sz="4" w:space="0" w:color="auto"/>
            </w:tcBorders>
            <w:shd w:val="clear" w:color="auto" w:fill="auto"/>
            <w:vAlign w:val="center"/>
            <w:hideMark/>
          </w:tcPr>
          <w:p w14:paraId="747BC79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4BA3D71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6.2</w:t>
            </w:r>
          </w:p>
        </w:tc>
        <w:tc>
          <w:tcPr>
            <w:tcW w:w="235" w:type="pct"/>
            <w:tcBorders>
              <w:top w:val="nil"/>
              <w:left w:val="nil"/>
              <w:bottom w:val="single" w:sz="4" w:space="0" w:color="auto"/>
              <w:right w:val="single" w:sz="4" w:space="0" w:color="auto"/>
            </w:tcBorders>
            <w:shd w:val="clear" w:color="auto" w:fill="auto"/>
            <w:vAlign w:val="center"/>
            <w:hideMark/>
          </w:tcPr>
          <w:p w14:paraId="6780AB2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280/12</w:t>
            </w:r>
          </w:p>
        </w:tc>
        <w:tc>
          <w:tcPr>
            <w:tcW w:w="231" w:type="pct"/>
            <w:tcBorders>
              <w:top w:val="nil"/>
              <w:left w:val="nil"/>
              <w:bottom w:val="single" w:sz="4" w:space="0" w:color="auto"/>
              <w:right w:val="single" w:sz="4" w:space="0" w:color="auto"/>
            </w:tcBorders>
            <w:shd w:val="clear" w:color="auto" w:fill="auto"/>
            <w:vAlign w:val="center"/>
            <w:hideMark/>
          </w:tcPr>
          <w:p w14:paraId="4E340BA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3DAF0C5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220" w:type="pct"/>
            <w:tcBorders>
              <w:top w:val="nil"/>
              <w:left w:val="nil"/>
              <w:bottom w:val="single" w:sz="4" w:space="0" w:color="auto"/>
              <w:right w:val="single" w:sz="4" w:space="0" w:color="auto"/>
            </w:tcBorders>
            <w:shd w:val="clear" w:color="auto" w:fill="auto"/>
            <w:vAlign w:val="center"/>
            <w:hideMark/>
          </w:tcPr>
          <w:p w14:paraId="7F79FC5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41.7</w:t>
            </w:r>
          </w:p>
        </w:tc>
        <w:tc>
          <w:tcPr>
            <w:tcW w:w="220" w:type="pct"/>
            <w:tcBorders>
              <w:top w:val="nil"/>
              <w:left w:val="nil"/>
              <w:bottom w:val="single" w:sz="4" w:space="0" w:color="auto"/>
              <w:right w:val="single" w:sz="4" w:space="0" w:color="auto"/>
            </w:tcBorders>
            <w:shd w:val="clear" w:color="auto" w:fill="auto"/>
            <w:vAlign w:val="center"/>
            <w:hideMark/>
          </w:tcPr>
          <w:p w14:paraId="05D2640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266.7</w:t>
            </w:r>
          </w:p>
        </w:tc>
        <w:tc>
          <w:tcPr>
            <w:tcW w:w="329" w:type="pct"/>
            <w:tcBorders>
              <w:top w:val="nil"/>
              <w:left w:val="nil"/>
              <w:bottom w:val="single" w:sz="4" w:space="0" w:color="auto"/>
              <w:right w:val="single" w:sz="4" w:space="0" w:color="auto"/>
            </w:tcBorders>
            <w:shd w:val="clear" w:color="auto" w:fill="auto"/>
            <w:vAlign w:val="center"/>
            <w:hideMark/>
          </w:tcPr>
          <w:p w14:paraId="73554DD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2A9737E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647440D"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770A589F"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19</w:t>
            </w:r>
          </w:p>
        </w:tc>
        <w:tc>
          <w:tcPr>
            <w:tcW w:w="277" w:type="pct"/>
            <w:tcBorders>
              <w:top w:val="nil"/>
              <w:left w:val="nil"/>
              <w:bottom w:val="single" w:sz="4" w:space="0" w:color="auto"/>
              <w:right w:val="single" w:sz="4" w:space="0" w:color="auto"/>
            </w:tcBorders>
            <w:shd w:val="clear" w:color="auto" w:fill="auto"/>
            <w:noWrap/>
            <w:vAlign w:val="center"/>
            <w:hideMark/>
          </w:tcPr>
          <w:p w14:paraId="62F6CAE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30D3564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6FE5AFCF"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0507367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w:t>
            </w:r>
          </w:p>
        </w:tc>
        <w:tc>
          <w:tcPr>
            <w:tcW w:w="324" w:type="pct"/>
            <w:tcBorders>
              <w:top w:val="nil"/>
              <w:left w:val="nil"/>
              <w:bottom w:val="single" w:sz="4" w:space="0" w:color="auto"/>
              <w:right w:val="single" w:sz="4" w:space="0" w:color="auto"/>
            </w:tcBorders>
            <w:shd w:val="clear" w:color="auto" w:fill="auto"/>
            <w:vAlign w:val="center"/>
            <w:hideMark/>
          </w:tcPr>
          <w:p w14:paraId="00C1BD6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-158.33</w:t>
            </w:r>
          </w:p>
        </w:tc>
        <w:tc>
          <w:tcPr>
            <w:tcW w:w="194" w:type="pct"/>
            <w:tcBorders>
              <w:top w:val="nil"/>
              <w:left w:val="nil"/>
              <w:bottom w:val="single" w:sz="4" w:space="0" w:color="auto"/>
              <w:right w:val="single" w:sz="4" w:space="0" w:color="auto"/>
            </w:tcBorders>
            <w:shd w:val="clear" w:color="auto" w:fill="auto"/>
            <w:vAlign w:val="center"/>
            <w:hideMark/>
          </w:tcPr>
          <w:p w14:paraId="238B5B5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47.54</w:t>
            </w:r>
          </w:p>
        </w:tc>
        <w:tc>
          <w:tcPr>
            <w:tcW w:w="562" w:type="pct"/>
            <w:tcBorders>
              <w:top w:val="nil"/>
              <w:left w:val="nil"/>
              <w:bottom w:val="single" w:sz="4" w:space="0" w:color="auto"/>
              <w:right w:val="single" w:sz="4" w:space="0" w:color="auto"/>
            </w:tcBorders>
            <w:shd w:val="clear" w:color="auto" w:fill="auto"/>
            <w:noWrap/>
            <w:vAlign w:val="center"/>
            <w:hideMark/>
          </w:tcPr>
          <w:p w14:paraId="343C641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14.03.2022 20:47</w:t>
            </w:r>
          </w:p>
        </w:tc>
        <w:tc>
          <w:tcPr>
            <w:tcW w:w="216" w:type="pct"/>
            <w:tcBorders>
              <w:top w:val="nil"/>
              <w:left w:val="nil"/>
              <w:bottom w:val="single" w:sz="4" w:space="0" w:color="auto"/>
              <w:right w:val="single" w:sz="4" w:space="0" w:color="auto"/>
            </w:tcBorders>
            <w:shd w:val="clear" w:color="auto" w:fill="auto"/>
            <w:noWrap/>
            <w:vAlign w:val="center"/>
            <w:hideMark/>
          </w:tcPr>
          <w:p w14:paraId="0BD9786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30ECCAA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w:t>
            </w:r>
          </w:p>
        </w:tc>
        <w:tc>
          <w:tcPr>
            <w:tcW w:w="239" w:type="pct"/>
            <w:tcBorders>
              <w:top w:val="nil"/>
              <w:left w:val="nil"/>
              <w:bottom w:val="single" w:sz="4" w:space="0" w:color="auto"/>
              <w:right w:val="single" w:sz="4" w:space="0" w:color="auto"/>
            </w:tcBorders>
            <w:shd w:val="clear" w:color="auto" w:fill="auto"/>
            <w:vAlign w:val="center"/>
            <w:hideMark/>
          </w:tcPr>
          <w:p w14:paraId="0727C9A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w:t>
            </w:r>
          </w:p>
        </w:tc>
        <w:tc>
          <w:tcPr>
            <w:tcW w:w="219" w:type="pct"/>
            <w:tcBorders>
              <w:top w:val="nil"/>
              <w:left w:val="nil"/>
              <w:bottom w:val="single" w:sz="4" w:space="0" w:color="auto"/>
              <w:right w:val="single" w:sz="4" w:space="0" w:color="auto"/>
            </w:tcBorders>
            <w:shd w:val="clear" w:color="auto" w:fill="auto"/>
            <w:vAlign w:val="center"/>
            <w:hideMark/>
          </w:tcPr>
          <w:p w14:paraId="1C6F6DA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79CEBCC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7.1</w:t>
            </w:r>
          </w:p>
        </w:tc>
        <w:tc>
          <w:tcPr>
            <w:tcW w:w="235" w:type="pct"/>
            <w:tcBorders>
              <w:top w:val="nil"/>
              <w:left w:val="nil"/>
              <w:bottom w:val="single" w:sz="4" w:space="0" w:color="auto"/>
              <w:right w:val="single" w:sz="4" w:space="0" w:color="auto"/>
            </w:tcBorders>
            <w:shd w:val="clear" w:color="auto" w:fill="auto"/>
            <w:vAlign w:val="center"/>
            <w:hideMark/>
          </w:tcPr>
          <w:p w14:paraId="0B2C1DD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182/16</w:t>
            </w:r>
          </w:p>
        </w:tc>
        <w:tc>
          <w:tcPr>
            <w:tcW w:w="231" w:type="pct"/>
            <w:tcBorders>
              <w:top w:val="nil"/>
              <w:left w:val="nil"/>
              <w:bottom w:val="single" w:sz="4" w:space="0" w:color="auto"/>
              <w:right w:val="single" w:sz="4" w:space="0" w:color="auto"/>
            </w:tcBorders>
            <w:shd w:val="clear" w:color="auto" w:fill="auto"/>
            <w:vAlign w:val="center"/>
            <w:hideMark/>
          </w:tcPr>
          <w:p w14:paraId="36812AD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197" w:type="pct"/>
            <w:tcBorders>
              <w:top w:val="nil"/>
              <w:left w:val="nil"/>
              <w:bottom w:val="single" w:sz="4" w:space="0" w:color="auto"/>
              <w:right w:val="single" w:sz="4" w:space="0" w:color="auto"/>
            </w:tcBorders>
            <w:shd w:val="clear" w:color="auto" w:fill="auto"/>
            <w:vAlign w:val="center"/>
            <w:hideMark/>
          </w:tcPr>
          <w:p w14:paraId="1455C90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29.2</w:t>
            </w:r>
          </w:p>
        </w:tc>
        <w:tc>
          <w:tcPr>
            <w:tcW w:w="220" w:type="pct"/>
            <w:tcBorders>
              <w:top w:val="nil"/>
              <w:left w:val="nil"/>
              <w:bottom w:val="single" w:sz="4" w:space="0" w:color="auto"/>
              <w:right w:val="single" w:sz="4" w:space="0" w:color="auto"/>
            </w:tcBorders>
            <w:shd w:val="clear" w:color="auto" w:fill="auto"/>
            <w:vAlign w:val="center"/>
            <w:hideMark/>
          </w:tcPr>
          <w:p w14:paraId="3A0F127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45.5</w:t>
            </w:r>
          </w:p>
        </w:tc>
        <w:tc>
          <w:tcPr>
            <w:tcW w:w="220" w:type="pct"/>
            <w:tcBorders>
              <w:top w:val="nil"/>
              <w:left w:val="nil"/>
              <w:bottom w:val="single" w:sz="4" w:space="0" w:color="auto"/>
              <w:right w:val="single" w:sz="4" w:space="0" w:color="auto"/>
            </w:tcBorders>
            <w:shd w:val="clear" w:color="auto" w:fill="auto"/>
            <w:vAlign w:val="center"/>
            <w:hideMark/>
          </w:tcPr>
          <w:p w14:paraId="6F43A2F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258.3</w:t>
            </w:r>
          </w:p>
        </w:tc>
        <w:tc>
          <w:tcPr>
            <w:tcW w:w="329" w:type="pct"/>
            <w:tcBorders>
              <w:top w:val="nil"/>
              <w:left w:val="nil"/>
              <w:bottom w:val="single" w:sz="4" w:space="0" w:color="auto"/>
              <w:right w:val="single" w:sz="4" w:space="0" w:color="auto"/>
            </w:tcBorders>
            <w:shd w:val="clear" w:color="auto" w:fill="auto"/>
            <w:vAlign w:val="center"/>
            <w:hideMark/>
          </w:tcPr>
          <w:p w14:paraId="10D09C4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2E07231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62D9C2A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6</w:t>
            </w:r>
          </w:p>
        </w:tc>
        <w:tc>
          <w:tcPr>
            <w:tcW w:w="271" w:type="pct"/>
            <w:tcBorders>
              <w:top w:val="nil"/>
              <w:left w:val="nil"/>
              <w:bottom w:val="single" w:sz="4" w:space="0" w:color="auto"/>
              <w:right w:val="single" w:sz="4" w:space="0" w:color="auto"/>
            </w:tcBorders>
            <w:shd w:val="clear" w:color="auto" w:fill="auto"/>
            <w:noWrap/>
            <w:vAlign w:val="center"/>
            <w:hideMark/>
          </w:tcPr>
          <w:p w14:paraId="570E762F"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7" w:type="pct"/>
            <w:tcBorders>
              <w:top w:val="nil"/>
              <w:left w:val="nil"/>
              <w:bottom w:val="single" w:sz="4" w:space="0" w:color="auto"/>
              <w:right w:val="single" w:sz="4" w:space="0" w:color="auto"/>
            </w:tcBorders>
            <w:shd w:val="clear" w:color="auto" w:fill="auto"/>
            <w:noWrap/>
            <w:vAlign w:val="center"/>
            <w:hideMark/>
          </w:tcPr>
          <w:p w14:paraId="60D8D54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797A9CF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r w:rsidR="00A70E18" w:rsidRPr="00A70E18" w14:paraId="3C7CA517"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9969BF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324" w:type="pct"/>
            <w:tcBorders>
              <w:top w:val="nil"/>
              <w:left w:val="nil"/>
              <w:bottom w:val="single" w:sz="4" w:space="0" w:color="auto"/>
              <w:right w:val="single" w:sz="4" w:space="0" w:color="auto"/>
            </w:tcBorders>
            <w:shd w:val="clear" w:color="auto" w:fill="auto"/>
            <w:vAlign w:val="center"/>
            <w:hideMark/>
          </w:tcPr>
          <w:p w14:paraId="01EB72F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-160.91</w:t>
            </w:r>
          </w:p>
        </w:tc>
        <w:tc>
          <w:tcPr>
            <w:tcW w:w="194" w:type="pct"/>
            <w:tcBorders>
              <w:top w:val="nil"/>
              <w:left w:val="nil"/>
              <w:bottom w:val="single" w:sz="4" w:space="0" w:color="auto"/>
              <w:right w:val="single" w:sz="4" w:space="0" w:color="auto"/>
            </w:tcBorders>
            <w:shd w:val="clear" w:color="auto" w:fill="auto"/>
            <w:vAlign w:val="center"/>
            <w:hideMark/>
          </w:tcPr>
          <w:p w14:paraId="40A5FB5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46.92</w:t>
            </w:r>
          </w:p>
        </w:tc>
        <w:tc>
          <w:tcPr>
            <w:tcW w:w="562" w:type="pct"/>
            <w:tcBorders>
              <w:top w:val="nil"/>
              <w:left w:val="nil"/>
              <w:bottom w:val="single" w:sz="4" w:space="0" w:color="auto"/>
              <w:right w:val="single" w:sz="4" w:space="0" w:color="auto"/>
            </w:tcBorders>
            <w:shd w:val="clear" w:color="auto" w:fill="auto"/>
            <w:noWrap/>
            <w:vAlign w:val="center"/>
            <w:hideMark/>
          </w:tcPr>
          <w:p w14:paraId="3AA9213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16.03.2022 5:40</w:t>
            </w:r>
          </w:p>
        </w:tc>
        <w:tc>
          <w:tcPr>
            <w:tcW w:w="216" w:type="pct"/>
            <w:tcBorders>
              <w:top w:val="nil"/>
              <w:left w:val="nil"/>
              <w:bottom w:val="single" w:sz="4" w:space="0" w:color="auto"/>
              <w:right w:val="single" w:sz="4" w:space="0" w:color="auto"/>
            </w:tcBorders>
            <w:shd w:val="clear" w:color="auto" w:fill="auto"/>
            <w:noWrap/>
            <w:vAlign w:val="center"/>
            <w:hideMark/>
          </w:tcPr>
          <w:p w14:paraId="056CF4B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3FF48B8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w:t>
            </w:r>
          </w:p>
        </w:tc>
        <w:tc>
          <w:tcPr>
            <w:tcW w:w="239" w:type="pct"/>
            <w:tcBorders>
              <w:top w:val="nil"/>
              <w:left w:val="nil"/>
              <w:bottom w:val="single" w:sz="4" w:space="0" w:color="auto"/>
              <w:right w:val="single" w:sz="4" w:space="0" w:color="auto"/>
            </w:tcBorders>
            <w:shd w:val="clear" w:color="auto" w:fill="auto"/>
            <w:vAlign w:val="center"/>
            <w:hideMark/>
          </w:tcPr>
          <w:p w14:paraId="2399E10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100</w:t>
            </w:r>
          </w:p>
        </w:tc>
        <w:tc>
          <w:tcPr>
            <w:tcW w:w="219" w:type="pct"/>
            <w:tcBorders>
              <w:top w:val="nil"/>
              <w:left w:val="nil"/>
              <w:bottom w:val="single" w:sz="4" w:space="0" w:color="auto"/>
              <w:right w:val="single" w:sz="4" w:space="0" w:color="auto"/>
            </w:tcBorders>
            <w:shd w:val="clear" w:color="auto" w:fill="auto"/>
            <w:vAlign w:val="center"/>
            <w:hideMark/>
          </w:tcPr>
          <w:p w14:paraId="615BD19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1A838EB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7.2</w:t>
            </w:r>
          </w:p>
        </w:tc>
        <w:tc>
          <w:tcPr>
            <w:tcW w:w="235" w:type="pct"/>
            <w:tcBorders>
              <w:top w:val="nil"/>
              <w:left w:val="nil"/>
              <w:bottom w:val="single" w:sz="4" w:space="0" w:color="auto"/>
              <w:right w:val="single" w:sz="4" w:space="0" w:color="auto"/>
            </w:tcBorders>
            <w:shd w:val="clear" w:color="auto" w:fill="auto"/>
            <w:vAlign w:val="center"/>
            <w:hideMark/>
          </w:tcPr>
          <w:p w14:paraId="44065FD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300/16</w:t>
            </w:r>
          </w:p>
        </w:tc>
        <w:tc>
          <w:tcPr>
            <w:tcW w:w="231" w:type="pct"/>
            <w:tcBorders>
              <w:top w:val="nil"/>
              <w:left w:val="nil"/>
              <w:bottom w:val="single" w:sz="4" w:space="0" w:color="auto"/>
              <w:right w:val="single" w:sz="4" w:space="0" w:color="auto"/>
            </w:tcBorders>
            <w:shd w:val="clear" w:color="auto" w:fill="auto"/>
            <w:vAlign w:val="center"/>
            <w:hideMark/>
          </w:tcPr>
          <w:p w14:paraId="43987E4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197" w:type="pct"/>
            <w:tcBorders>
              <w:top w:val="nil"/>
              <w:left w:val="nil"/>
              <w:bottom w:val="single" w:sz="4" w:space="0" w:color="auto"/>
              <w:right w:val="single" w:sz="4" w:space="0" w:color="auto"/>
            </w:tcBorders>
            <w:shd w:val="clear" w:color="auto" w:fill="auto"/>
            <w:vAlign w:val="center"/>
            <w:hideMark/>
          </w:tcPr>
          <w:p w14:paraId="4C3106D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30.3</w:t>
            </w:r>
          </w:p>
        </w:tc>
        <w:tc>
          <w:tcPr>
            <w:tcW w:w="220" w:type="pct"/>
            <w:tcBorders>
              <w:top w:val="nil"/>
              <w:left w:val="nil"/>
              <w:bottom w:val="single" w:sz="4" w:space="0" w:color="auto"/>
              <w:right w:val="single" w:sz="4" w:space="0" w:color="auto"/>
            </w:tcBorders>
            <w:shd w:val="clear" w:color="auto" w:fill="auto"/>
            <w:vAlign w:val="center"/>
            <w:hideMark/>
          </w:tcPr>
          <w:p w14:paraId="0FE1386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39.8</w:t>
            </w:r>
          </w:p>
        </w:tc>
        <w:tc>
          <w:tcPr>
            <w:tcW w:w="220" w:type="pct"/>
            <w:tcBorders>
              <w:top w:val="nil"/>
              <w:left w:val="nil"/>
              <w:bottom w:val="single" w:sz="4" w:space="0" w:color="auto"/>
              <w:right w:val="single" w:sz="4" w:space="0" w:color="auto"/>
            </w:tcBorders>
            <w:shd w:val="clear" w:color="auto" w:fill="auto"/>
            <w:vAlign w:val="center"/>
            <w:hideMark/>
          </w:tcPr>
          <w:p w14:paraId="4E3DCBB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33BE095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1C786BB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52C894D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1" w:type="pct"/>
            <w:tcBorders>
              <w:top w:val="nil"/>
              <w:left w:val="nil"/>
              <w:bottom w:val="single" w:sz="4" w:space="0" w:color="auto"/>
              <w:right w:val="single" w:sz="4" w:space="0" w:color="auto"/>
            </w:tcBorders>
            <w:shd w:val="clear" w:color="auto" w:fill="auto"/>
            <w:noWrap/>
            <w:vAlign w:val="center"/>
            <w:hideMark/>
          </w:tcPr>
          <w:p w14:paraId="740385C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10</w:t>
            </w:r>
          </w:p>
        </w:tc>
        <w:tc>
          <w:tcPr>
            <w:tcW w:w="277" w:type="pct"/>
            <w:tcBorders>
              <w:top w:val="nil"/>
              <w:left w:val="nil"/>
              <w:bottom w:val="single" w:sz="4" w:space="0" w:color="auto"/>
              <w:right w:val="single" w:sz="4" w:space="0" w:color="auto"/>
            </w:tcBorders>
            <w:shd w:val="clear" w:color="auto" w:fill="auto"/>
            <w:noWrap/>
            <w:vAlign w:val="center"/>
            <w:hideMark/>
          </w:tcPr>
          <w:p w14:paraId="4630E70F"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5D1CFF57"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r>
      <w:tr w:rsidR="00A70E18" w:rsidRPr="00A70E18" w14:paraId="3FD9CEFD"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14D6403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w:t>
            </w:r>
          </w:p>
        </w:tc>
        <w:tc>
          <w:tcPr>
            <w:tcW w:w="324" w:type="pct"/>
            <w:tcBorders>
              <w:top w:val="nil"/>
              <w:left w:val="nil"/>
              <w:bottom w:val="single" w:sz="4" w:space="0" w:color="auto"/>
              <w:right w:val="single" w:sz="4" w:space="0" w:color="auto"/>
            </w:tcBorders>
            <w:shd w:val="clear" w:color="auto" w:fill="auto"/>
            <w:vAlign w:val="center"/>
            <w:hideMark/>
          </w:tcPr>
          <w:p w14:paraId="7A6973A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-160.84</w:t>
            </w:r>
          </w:p>
        </w:tc>
        <w:tc>
          <w:tcPr>
            <w:tcW w:w="194" w:type="pct"/>
            <w:tcBorders>
              <w:top w:val="nil"/>
              <w:left w:val="nil"/>
              <w:bottom w:val="single" w:sz="4" w:space="0" w:color="auto"/>
              <w:right w:val="single" w:sz="4" w:space="0" w:color="auto"/>
            </w:tcBorders>
            <w:shd w:val="clear" w:color="auto" w:fill="auto"/>
            <w:vAlign w:val="center"/>
            <w:hideMark/>
          </w:tcPr>
          <w:p w14:paraId="3A870EC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47.88</w:t>
            </w:r>
          </w:p>
        </w:tc>
        <w:tc>
          <w:tcPr>
            <w:tcW w:w="562" w:type="pct"/>
            <w:tcBorders>
              <w:top w:val="nil"/>
              <w:left w:val="nil"/>
              <w:bottom w:val="single" w:sz="4" w:space="0" w:color="auto"/>
              <w:right w:val="single" w:sz="4" w:space="0" w:color="auto"/>
            </w:tcBorders>
            <w:shd w:val="clear" w:color="auto" w:fill="auto"/>
            <w:noWrap/>
            <w:vAlign w:val="center"/>
            <w:hideMark/>
          </w:tcPr>
          <w:p w14:paraId="6A4E05C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16.03.2022 17:41</w:t>
            </w:r>
          </w:p>
        </w:tc>
        <w:tc>
          <w:tcPr>
            <w:tcW w:w="216" w:type="pct"/>
            <w:tcBorders>
              <w:top w:val="nil"/>
              <w:left w:val="nil"/>
              <w:bottom w:val="single" w:sz="4" w:space="0" w:color="auto"/>
              <w:right w:val="single" w:sz="4" w:space="0" w:color="auto"/>
            </w:tcBorders>
            <w:shd w:val="clear" w:color="auto" w:fill="auto"/>
            <w:noWrap/>
            <w:vAlign w:val="center"/>
            <w:hideMark/>
          </w:tcPr>
          <w:p w14:paraId="4E3FE92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04E0327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9" w:type="pct"/>
            <w:tcBorders>
              <w:top w:val="nil"/>
              <w:left w:val="nil"/>
              <w:bottom w:val="single" w:sz="4" w:space="0" w:color="auto"/>
              <w:right w:val="single" w:sz="4" w:space="0" w:color="auto"/>
            </w:tcBorders>
            <w:shd w:val="clear" w:color="auto" w:fill="auto"/>
            <w:vAlign w:val="center"/>
            <w:hideMark/>
          </w:tcPr>
          <w:p w14:paraId="27FBF88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82</w:t>
            </w:r>
          </w:p>
        </w:tc>
        <w:tc>
          <w:tcPr>
            <w:tcW w:w="219" w:type="pct"/>
            <w:tcBorders>
              <w:top w:val="nil"/>
              <w:left w:val="nil"/>
              <w:bottom w:val="single" w:sz="4" w:space="0" w:color="auto"/>
              <w:right w:val="single" w:sz="4" w:space="0" w:color="auto"/>
            </w:tcBorders>
            <w:shd w:val="clear" w:color="auto" w:fill="auto"/>
            <w:vAlign w:val="center"/>
            <w:hideMark/>
          </w:tcPr>
          <w:p w14:paraId="08797CC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37B59BB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6.5</w:t>
            </w:r>
          </w:p>
        </w:tc>
        <w:tc>
          <w:tcPr>
            <w:tcW w:w="235" w:type="pct"/>
            <w:tcBorders>
              <w:top w:val="nil"/>
              <w:left w:val="nil"/>
              <w:bottom w:val="single" w:sz="4" w:space="0" w:color="auto"/>
              <w:right w:val="single" w:sz="4" w:space="0" w:color="auto"/>
            </w:tcBorders>
            <w:shd w:val="clear" w:color="auto" w:fill="auto"/>
            <w:vAlign w:val="center"/>
            <w:hideMark/>
          </w:tcPr>
          <w:p w14:paraId="4D22994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299/5</w:t>
            </w:r>
          </w:p>
        </w:tc>
        <w:tc>
          <w:tcPr>
            <w:tcW w:w="231" w:type="pct"/>
            <w:tcBorders>
              <w:top w:val="nil"/>
              <w:left w:val="nil"/>
              <w:bottom w:val="single" w:sz="4" w:space="0" w:color="auto"/>
              <w:right w:val="single" w:sz="4" w:space="0" w:color="auto"/>
            </w:tcBorders>
            <w:shd w:val="clear" w:color="auto" w:fill="auto"/>
            <w:vAlign w:val="center"/>
            <w:hideMark/>
          </w:tcPr>
          <w:p w14:paraId="435E6F8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w:t>
            </w:r>
          </w:p>
        </w:tc>
        <w:tc>
          <w:tcPr>
            <w:tcW w:w="197" w:type="pct"/>
            <w:tcBorders>
              <w:top w:val="nil"/>
              <w:left w:val="nil"/>
              <w:bottom w:val="single" w:sz="4" w:space="0" w:color="auto"/>
              <w:right w:val="single" w:sz="4" w:space="0" w:color="auto"/>
            </w:tcBorders>
            <w:shd w:val="clear" w:color="auto" w:fill="auto"/>
            <w:vAlign w:val="center"/>
            <w:hideMark/>
          </w:tcPr>
          <w:p w14:paraId="18E8DC1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26.7</w:t>
            </w:r>
          </w:p>
        </w:tc>
        <w:tc>
          <w:tcPr>
            <w:tcW w:w="220" w:type="pct"/>
            <w:tcBorders>
              <w:top w:val="nil"/>
              <w:left w:val="nil"/>
              <w:bottom w:val="single" w:sz="4" w:space="0" w:color="auto"/>
              <w:right w:val="single" w:sz="4" w:space="0" w:color="auto"/>
            </w:tcBorders>
            <w:shd w:val="clear" w:color="auto" w:fill="auto"/>
            <w:vAlign w:val="center"/>
            <w:hideMark/>
          </w:tcPr>
          <w:p w14:paraId="384F4C1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43.7</w:t>
            </w:r>
          </w:p>
        </w:tc>
        <w:tc>
          <w:tcPr>
            <w:tcW w:w="220" w:type="pct"/>
            <w:tcBorders>
              <w:top w:val="nil"/>
              <w:left w:val="nil"/>
              <w:bottom w:val="single" w:sz="4" w:space="0" w:color="auto"/>
              <w:right w:val="single" w:sz="4" w:space="0" w:color="auto"/>
            </w:tcBorders>
            <w:shd w:val="clear" w:color="auto" w:fill="auto"/>
            <w:vAlign w:val="center"/>
            <w:hideMark/>
          </w:tcPr>
          <w:p w14:paraId="55271F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58EA38A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2C8C35A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11</w:t>
            </w:r>
          </w:p>
        </w:tc>
        <w:tc>
          <w:tcPr>
            <w:tcW w:w="220" w:type="pct"/>
            <w:tcBorders>
              <w:top w:val="nil"/>
              <w:left w:val="nil"/>
              <w:bottom w:val="single" w:sz="4" w:space="0" w:color="auto"/>
              <w:right w:val="single" w:sz="4" w:space="0" w:color="auto"/>
            </w:tcBorders>
            <w:shd w:val="clear" w:color="auto" w:fill="auto"/>
            <w:noWrap/>
            <w:vAlign w:val="center"/>
            <w:hideMark/>
          </w:tcPr>
          <w:p w14:paraId="19F369D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57</w:t>
            </w:r>
          </w:p>
        </w:tc>
        <w:tc>
          <w:tcPr>
            <w:tcW w:w="271" w:type="pct"/>
            <w:tcBorders>
              <w:top w:val="nil"/>
              <w:left w:val="nil"/>
              <w:bottom w:val="single" w:sz="4" w:space="0" w:color="auto"/>
              <w:right w:val="single" w:sz="4" w:space="0" w:color="auto"/>
            </w:tcBorders>
            <w:shd w:val="clear" w:color="auto" w:fill="auto"/>
            <w:noWrap/>
            <w:vAlign w:val="center"/>
            <w:hideMark/>
          </w:tcPr>
          <w:p w14:paraId="2A2F2D1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64</w:t>
            </w:r>
          </w:p>
        </w:tc>
        <w:tc>
          <w:tcPr>
            <w:tcW w:w="277" w:type="pct"/>
            <w:tcBorders>
              <w:top w:val="nil"/>
              <w:left w:val="nil"/>
              <w:bottom w:val="single" w:sz="4" w:space="0" w:color="auto"/>
              <w:right w:val="single" w:sz="4" w:space="0" w:color="auto"/>
            </w:tcBorders>
            <w:shd w:val="clear" w:color="auto" w:fill="auto"/>
            <w:noWrap/>
            <w:vAlign w:val="center"/>
            <w:hideMark/>
          </w:tcPr>
          <w:p w14:paraId="6EE1FE6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6EEAC6C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r>
      <w:tr w:rsidR="00A70E18" w:rsidRPr="00A70E18" w14:paraId="35B9FFCD"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1E6870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w:t>
            </w:r>
          </w:p>
        </w:tc>
        <w:tc>
          <w:tcPr>
            <w:tcW w:w="324" w:type="pct"/>
            <w:tcBorders>
              <w:top w:val="nil"/>
              <w:left w:val="nil"/>
              <w:bottom w:val="single" w:sz="4" w:space="0" w:color="auto"/>
              <w:right w:val="single" w:sz="4" w:space="0" w:color="auto"/>
            </w:tcBorders>
            <w:shd w:val="clear" w:color="auto" w:fill="auto"/>
            <w:vAlign w:val="center"/>
            <w:hideMark/>
          </w:tcPr>
          <w:p w14:paraId="23D68CC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-160.84</w:t>
            </w:r>
          </w:p>
        </w:tc>
        <w:tc>
          <w:tcPr>
            <w:tcW w:w="194" w:type="pct"/>
            <w:tcBorders>
              <w:top w:val="nil"/>
              <w:left w:val="nil"/>
              <w:bottom w:val="single" w:sz="4" w:space="0" w:color="auto"/>
              <w:right w:val="single" w:sz="4" w:space="0" w:color="auto"/>
            </w:tcBorders>
            <w:shd w:val="clear" w:color="auto" w:fill="auto"/>
            <w:vAlign w:val="center"/>
            <w:hideMark/>
          </w:tcPr>
          <w:p w14:paraId="78E29BF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48.86</w:t>
            </w:r>
          </w:p>
        </w:tc>
        <w:tc>
          <w:tcPr>
            <w:tcW w:w="562" w:type="pct"/>
            <w:tcBorders>
              <w:top w:val="nil"/>
              <w:left w:val="nil"/>
              <w:bottom w:val="single" w:sz="4" w:space="0" w:color="auto"/>
              <w:right w:val="single" w:sz="4" w:space="0" w:color="auto"/>
            </w:tcBorders>
            <w:shd w:val="clear" w:color="auto" w:fill="auto"/>
            <w:noWrap/>
            <w:vAlign w:val="center"/>
            <w:hideMark/>
          </w:tcPr>
          <w:p w14:paraId="2885E9A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17.03.2022 3:45</w:t>
            </w:r>
          </w:p>
        </w:tc>
        <w:tc>
          <w:tcPr>
            <w:tcW w:w="216" w:type="pct"/>
            <w:tcBorders>
              <w:top w:val="nil"/>
              <w:left w:val="nil"/>
              <w:bottom w:val="single" w:sz="4" w:space="0" w:color="auto"/>
              <w:right w:val="single" w:sz="4" w:space="0" w:color="auto"/>
            </w:tcBorders>
            <w:shd w:val="clear" w:color="auto" w:fill="auto"/>
            <w:noWrap/>
            <w:vAlign w:val="center"/>
            <w:hideMark/>
          </w:tcPr>
          <w:p w14:paraId="3461C25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2569B4E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4.7</w:t>
            </w:r>
          </w:p>
        </w:tc>
        <w:tc>
          <w:tcPr>
            <w:tcW w:w="239" w:type="pct"/>
            <w:tcBorders>
              <w:top w:val="nil"/>
              <w:left w:val="nil"/>
              <w:bottom w:val="single" w:sz="4" w:space="0" w:color="auto"/>
              <w:right w:val="single" w:sz="4" w:space="0" w:color="auto"/>
            </w:tcBorders>
            <w:shd w:val="clear" w:color="auto" w:fill="auto"/>
            <w:vAlign w:val="center"/>
            <w:hideMark/>
          </w:tcPr>
          <w:p w14:paraId="634D392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130</w:t>
            </w:r>
          </w:p>
        </w:tc>
        <w:tc>
          <w:tcPr>
            <w:tcW w:w="219" w:type="pct"/>
            <w:tcBorders>
              <w:top w:val="nil"/>
              <w:left w:val="nil"/>
              <w:bottom w:val="single" w:sz="4" w:space="0" w:color="auto"/>
              <w:right w:val="single" w:sz="4" w:space="0" w:color="auto"/>
            </w:tcBorders>
            <w:shd w:val="clear" w:color="auto" w:fill="auto"/>
            <w:vAlign w:val="center"/>
            <w:hideMark/>
          </w:tcPr>
          <w:p w14:paraId="2496CBC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4814BB7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5.7</w:t>
            </w:r>
          </w:p>
        </w:tc>
        <w:tc>
          <w:tcPr>
            <w:tcW w:w="235" w:type="pct"/>
            <w:tcBorders>
              <w:top w:val="nil"/>
              <w:left w:val="nil"/>
              <w:bottom w:val="single" w:sz="4" w:space="0" w:color="auto"/>
              <w:right w:val="single" w:sz="4" w:space="0" w:color="auto"/>
            </w:tcBorders>
            <w:shd w:val="clear" w:color="auto" w:fill="auto"/>
            <w:vAlign w:val="center"/>
            <w:hideMark/>
          </w:tcPr>
          <w:p w14:paraId="5E683E6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330/10</w:t>
            </w:r>
          </w:p>
        </w:tc>
        <w:tc>
          <w:tcPr>
            <w:tcW w:w="231" w:type="pct"/>
            <w:tcBorders>
              <w:top w:val="nil"/>
              <w:left w:val="nil"/>
              <w:bottom w:val="single" w:sz="4" w:space="0" w:color="auto"/>
              <w:right w:val="single" w:sz="4" w:space="0" w:color="auto"/>
            </w:tcBorders>
            <w:shd w:val="clear" w:color="auto" w:fill="auto"/>
            <w:vAlign w:val="center"/>
            <w:hideMark/>
          </w:tcPr>
          <w:p w14:paraId="602E2F5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197" w:type="pct"/>
            <w:tcBorders>
              <w:top w:val="nil"/>
              <w:left w:val="nil"/>
              <w:bottom w:val="single" w:sz="4" w:space="0" w:color="auto"/>
              <w:right w:val="single" w:sz="4" w:space="0" w:color="auto"/>
            </w:tcBorders>
            <w:shd w:val="clear" w:color="auto" w:fill="auto"/>
            <w:vAlign w:val="center"/>
            <w:hideMark/>
          </w:tcPr>
          <w:p w14:paraId="66DBBCA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w:t>
            </w:r>
          </w:p>
        </w:tc>
        <w:tc>
          <w:tcPr>
            <w:tcW w:w="220" w:type="pct"/>
            <w:tcBorders>
              <w:top w:val="nil"/>
              <w:left w:val="nil"/>
              <w:bottom w:val="single" w:sz="4" w:space="0" w:color="auto"/>
              <w:right w:val="single" w:sz="4" w:space="0" w:color="auto"/>
            </w:tcBorders>
            <w:shd w:val="clear" w:color="auto" w:fill="auto"/>
            <w:vAlign w:val="center"/>
            <w:hideMark/>
          </w:tcPr>
          <w:p w14:paraId="16E04F0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39.7</w:t>
            </w:r>
          </w:p>
        </w:tc>
        <w:tc>
          <w:tcPr>
            <w:tcW w:w="220" w:type="pct"/>
            <w:tcBorders>
              <w:top w:val="nil"/>
              <w:left w:val="nil"/>
              <w:bottom w:val="single" w:sz="4" w:space="0" w:color="auto"/>
              <w:right w:val="single" w:sz="4" w:space="0" w:color="auto"/>
            </w:tcBorders>
            <w:shd w:val="clear" w:color="auto" w:fill="auto"/>
            <w:vAlign w:val="center"/>
            <w:hideMark/>
          </w:tcPr>
          <w:p w14:paraId="3644473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746BC42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655092C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20" w:type="pct"/>
            <w:tcBorders>
              <w:top w:val="nil"/>
              <w:left w:val="nil"/>
              <w:bottom w:val="single" w:sz="4" w:space="0" w:color="auto"/>
              <w:right w:val="single" w:sz="4" w:space="0" w:color="auto"/>
            </w:tcBorders>
            <w:shd w:val="clear" w:color="auto" w:fill="auto"/>
            <w:noWrap/>
            <w:vAlign w:val="center"/>
            <w:hideMark/>
          </w:tcPr>
          <w:p w14:paraId="5F1B1C1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2E1111EB"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c>
          <w:tcPr>
            <w:tcW w:w="277" w:type="pct"/>
            <w:tcBorders>
              <w:top w:val="nil"/>
              <w:left w:val="nil"/>
              <w:bottom w:val="single" w:sz="4" w:space="0" w:color="auto"/>
              <w:right w:val="single" w:sz="4" w:space="0" w:color="auto"/>
            </w:tcBorders>
            <w:shd w:val="clear" w:color="auto" w:fill="auto"/>
            <w:noWrap/>
            <w:vAlign w:val="center"/>
            <w:hideMark/>
          </w:tcPr>
          <w:p w14:paraId="5FE9385D"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1124396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011C6FF7"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B9732D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28</w:t>
            </w:r>
          </w:p>
        </w:tc>
        <w:tc>
          <w:tcPr>
            <w:tcW w:w="324" w:type="pct"/>
            <w:tcBorders>
              <w:top w:val="nil"/>
              <w:left w:val="nil"/>
              <w:bottom w:val="single" w:sz="4" w:space="0" w:color="auto"/>
              <w:right w:val="single" w:sz="4" w:space="0" w:color="auto"/>
            </w:tcBorders>
            <w:shd w:val="clear" w:color="auto" w:fill="auto"/>
            <w:vAlign w:val="center"/>
            <w:hideMark/>
          </w:tcPr>
          <w:p w14:paraId="3286340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-160.9</w:t>
            </w:r>
          </w:p>
        </w:tc>
        <w:tc>
          <w:tcPr>
            <w:tcW w:w="194" w:type="pct"/>
            <w:tcBorders>
              <w:top w:val="nil"/>
              <w:left w:val="nil"/>
              <w:bottom w:val="single" w:sz="4" w:space="0" w:color="auto"/>
              <w:right w:val="single" w:sz="4" w:space="0" w:color="auto"/>
            </w:tcBorders>
            <w:shd w:val="clear" w:color="auto" w:fill="auto"/>
            <w:vAlign w:val="center"/>
            <w:hideMark/>
          </w:tcPr>
          <w:p w14:paraId="6185D24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49.88</w:t>
            </w:r>
          </w:p>
        </w:tc>
        <w:tc>
          <w:tcPr>
            <w:tcW w:w="562" w:type="pct"/>
            <w:tcBorders>
              <w:top w:val="nil"/>
              <w:left w:val="nil"/>
              <w:bottom w:val="single" w:sz="4" w:space="0" w:color="auto"/>
              <w:right w:val="single" w:sz="4" w:space="0" w:color="auto"/>
            </w:tcBorders>
            <w:shd w:val="clear" w:color="auto" w:fill="auto"/>
            <w:noWrap/>
            <w:vAlign w:val="center"/>
            <w:hideMark/>
          </w:tcPr>
          <w:p w14:paraId="65E16F7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17.03.2022 16:24</w:t>
            </w:r>
          </w:p>
        </w:tc>
        <w:tc>
          <w:tcPr>
            <w:tcW w:w="216" w:type="pct"/>
            <w:tcBorders>
              <w:top w:val="nil"/>
              <w:left w:val="nil"/>
              <w:bottom w:val="single" w:sz="4" w:space="0" w:color="auto"/>
              <w:right w:val="single" w:sz="4" w:space="0" w:color="auto"/>
            </w:tcBorders>
            <w:shd w:val="clear" w:color="auto" w:fill="auto"/>
            <w:noWrap/>
            <w:vAlign w:val="center"/>
            <w:hideMark/>
          </w:tcPr>
          <w:p w14:paraId="147E41D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4AB0702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9" w:type="pct"/>
            <w:tcBorders>
              <w:top w:val="nil"/>
              <w:left w:val="nil"/>
              <w:bottom w:val="single" w:sz="4" w:space="0" w:color="auto"/>
              <w:right w:val="single" w:sz="4" w:space="0" w:color="auto"/>
            </w:tcBorders>
            <w:shd w:val="clear" w:color="auto" w:fill="auto"/>
            <w:vAlign w:val="center"/>
            <w:hideMark/>
          </w:tcPr>
          <w:p w14:paraId="6DCB77F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131</w:t>
            </w:r>
          </w:p>
        </w:tc>
        <w:tc>
          <w:tcPr>
            <w:tcW w:w="219" w:type="pct"/>
            <w:tcBorders>
              <w:top w:val="nil"/>
              <w:left w:val="nil"/>
              <w:bottom w:val="single" w:sz="4" w:space="0" w:color="auto"/>
              <w:right w:val="single" w:sz="4" w:space="0" w:color="auto"/>
            </w:tcBorders>
            <w:shd w:val="clear" w:color="auto" w:fill="auto"/>
            <w:vAlign w:val="center"/>
            <w:hideMark/>
          </w:tcPr>
          <w:p w14:paraId="31C5F28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11F52C7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5.4</w:t>
            </w:r>
          </w:p>
        </w:tc>
        <w:tc>
          <w:tcPr>
            <w:tcW w:w="235" w:type="pct"/>
            <w:tcBorders>
              <w:top w:val="nil"/>
              <w:left w:val="nil"/>
              <w:bottom w:val="single" w:sz="4" w:space="0" w:color="auto"/>
              <w:right w:val="single" w:sz="4" w:space="0" w:color="auto"/>
            </w:tcBorders>
            <w:shd w:val="clear" w:color="auto" w:fill="auto"/>
            <w:vAlign w:val="center"/>
            <w:hideMark/>
          </w:tcPr>
          <w:p w14:paraId="05B860E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328/18</w:t>
            </w:r>
          </w:p>
        </w:tc>
        <w:tc>
          <w:tcPr>
            <w:tcW w:w="231" w:type="pct"/>
            <w:tcBorders>
              <w:top w:val="nil"/>
              <w:left w:val="nil"/>
              <w:bottom w:val="single" w:sz="4" w:space="0" w:color="auto"/>
              <w:right w:val="single" w:sz="4" w:space="0" w:color="auto"/>
            </w:tcBorders>
            <w:shd w:val="clear" w:color="auto" w:fill="auto"/>
            <w:vAlign w:val="center"/>
            <w:hideMark/>
          </w:tcPr>
          <w:p w14:paraId="0D6B095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w:t>
            </w:r>
          </w:p>
        </w:tc>
        <w:tc>
          <w:tcPr>
            <w:tcW w:w="197" w:type="pct"/>
            <w:tcBorders>
              <w:top w:val="nil"/>
              <w:left w:val="nil"/>
              <w:bottom w:val="single" w:sz="4" w:space="0" w:color="auto"/>
              <w:right w:val="single" w:sz="4" w:space="0" w:color="auto"/>
            </w:tcBorders>
            <w:shd w:val="clear" w:color="auto" w:fill="auto"/>
            <w:vAlign w:val="center"/>
            <w:hideMark/>
          </w:tcPr>
          <w:p w14:paraId="5E520CA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26.8</w:t>
            </w:r>
          </w:p>
        </w:tc>
        <w:tc>
          <w:tcPr>
            <w:tcW w:w="220" w:type="pct"/>
            <w:tcBorders>
              <w:top w:val="nil"/>
              <w:left w:val="nil"/>
              <w:bottom w:val="single" w:sz="4" w:space="0" w:color="auto"/>
              <w:right w:val="single" w:sz="4" w:space="0" w:color="auto"/>
            </w:tcBorders>
            <w:shd w:val="clear" w:color="auto" w:fill="auto"/>
            <w:vAlign w:val="center"/>
            <w:hideMark/>
          </w:tcPr>
          <w:p w14:paraId="0CBBFF1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43.8</w:t>
            </w:r>
          </w:p>
        </w:tc>
        <w:tc>
          <w:tcPr>
            <w:tcW w:w="220" w:type="pct"/>
            <w:tcBorders>
              <w:top w:val="nil"/>
              <w:left w:val="nil"/>
              <w:bottom w:val="single" w:sz="4" w:space="0" w:color="auto"/>
              <w:right w:val="single" w:sz="4" w:space="0" w:color="auto"/>
            </w:tcBorders>
            <w:shd w:val="clear" w:color="auto" w:fill="auto"/>
            <w:vAlign w:val="center"/>
            <w:hideMark/>
          </w:tcPr>
          <w:p w14:paraId="233502F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43BEDA9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0BD513E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868284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1EDD221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7</w:t>
            </w:r>
          </w:p>
        </w:tc>
        <w:tc>
          <w:tcPr>
            <w:tcW w:w="277" w:type="pct"/>
            <w:tcBorders>
              <w:top w:val="nil"/>
              <w:left w:val="nil"/>
              <w:bottom w:val="single" w:sz="4" w:space="0" w:color="auto"/>
              <w:right w:val="single" w:sz="4" w:space="0" w:color="auto"/>
            </w:tcBorders>
            <w:shd w:val="clear" w:color="auto" w:fill="auto"/>
            <w:noWrap/>
            <w:vAlign w:val="center"/>
            <w:hideMark/>
          </w:tcPr>
          <w:p w14:paraId="2471124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20D75D2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4C2CFB35"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3B001A5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29</w:t>
            </w:r>
          </w:p>
        </w:tc>
        <w:tc>
          <w:tcPr>
            <w:tcW w:w="324" w:type="pct"/>
            <w:tcBorders>
              <w:top w:val="nil"/>
              <w:left w:val="nil"/>
              <w:bottom w:val="single" w:sz="4" w:space="0" w:color="auto"/>
              <w:right w:val="single" w:sz="4" w:space="0" w:color="auto"/>
            </w:tcBorders>
            <w:shd w:val="clear" w:color="auto" w:fill="auto"/>
            <w:vAlign w:val="center"/>
            <w:hideMark/>
          </w:tcPr>
          <w:p w14:paraId="0DFE692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-163.01</w:t>
            </w:r>
          </w:p>
        </w:tc>
        <w:tc>
          <w:tcPr>
            <w:tcW w:w="194" w:type="pct"/>
            <w:tcBorders>
              <w:top w:val="nil"/>
              <w:left w:val="nil"/>
              <w:bottom w:val="single" w:sz="4" w:space="0" w:color="auto"/>
              <w:right w:val="single" w:sz="4" w:space="0" w:color="auto"/>
            </w:tcBorders>
            <w:shd w:val="clear" w:color="auto" w:fill="auto"/>
            <w:vAlign w:val="center"/>
            <w:hideMark/>
          </w:tcPr>
          <w:p w14:paraId="7413AB7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49.62</w:t>
            </w:r>
          </w:p>
        </w:tc>
        <w:tc>
          <w:tcPr>
            <w:tcW w:w="562" w:type="pct"/>
            <w:tcBorders>
              <w:top w:val="nil"/>
              <w:left w:val="nil"/>
              <w:bottom w:val="single" w:sz="4" w:space="0" w:color="auto"/>
              <w:right w:val="single" w:sz="4" w:space="0" w:color="auto"/>
            </w:tcBorders>
            <w:shd w:val="clear" w:color="auto" w:fill="auto"/>
            <w:noWrap/>
            <w:vAlign w:val="center"/>
            <w:hideMark/>
          </w:tcPr>
          <w:p w14:paraId="31A4FE7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18.03.2022 14:40</w:t>
            </w:r>
          </w:p>
        </w:tc>
        <w:tc>
          <w:tcPr>
            <w:tcW w:w="216" w:type="pct"/>
            <w:tcBorders>
              <w:top w:val="nil"/>
              <w:left w:val="nil"/>
              <w:bottom w:val="single" w:sz="4" w:space="0" w:color="auto"/>
              <w:right w:val="single" w:sz="4" w:space="0" w:color="auto"/>
            </w:tcBorders>
            <w:shd w:val="clear" w:color="auto" w:fill="auto"/>
            <w:noWrap/>
            <w:vAlign w:val="center"/>
            <w:hideMark/>
          </w:tcPr>
          <w:p w14:paraId="21C2209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2F6873F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w:t>
            </w:r>
          </w:p>
        </w:tc>
        <w:tc>
          <w:tcPr>
            <w:tcW w:w="239" w:type="pct"/>
            <w:tcBorders>
              <w:top w:val="nil"/>
              <w:left w:val="nil"/>
              <w:bottom w:val="single" w:sz="4" w:space="0" w:color="auto"/>
              <w:right w:val="single" w:sz="4" w:space="0" w:color="auto"/>
            </w:tcBorders>
            <w:shd w:val="clear" w:color="auto" w:fill="auto"/>
            <w:vAlign w:val="center"/>
            <w:hideMark/>
          </w:tcPr>
          <w:p w14:paraId="55363016"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148</w:t>
            </w:r>
          </w:p>
        </w:tc>
        <w:tc>
          <w:tcPr>
            <w:tcW w:w="219" w:type="pct"/>
            <w:tcBorders>
              <w:top w:val="nil"/>
              <w:left w:val="nil"/>
              <w:bottom w:val="single" w:sz="4" w:space="0" w:color="auto"/>
              <w:right w:val="single" w:sz="4" w:space="0" w:color="auto"/>
            </w:tcBorders>
            <w:shd w:val="clear" w:color="auto" w:fill="auto"/>
            <w:vAlign w:val="center"/>
            <w:hideMark/>
          </w:tcPr>
          <w:p w14:paraId="1ADF95E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0E86BDE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5.8</w:t>
            </w:r>
          </w:p>
        </w:tc>
        <w:tc>
          <w:tcPr>
            <w:tcW w:w="235" w:type="pct"/>
            <w:tcBorders>
              <w:top w:val="nil"/>
              <w:left w:val="nil"/>
              <w:bottom w:val="single" w:sz="4" w:space="0" w:color="auto"/>
              <w:right w:val="single" w:sz="4" w:space="0" w:color="auto"/>
            </w:tcBorders>
            <w:shd w:val="clear" w:color="auto" w:fill="auto"/>
            <w:vAlign w:val="center"/>
            <w:hideMark/>
          </w:tcPr>
          <w:p w14:paraId="6230DC0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300/20</w:t>
            </w:r>
          </w:p>
        </w:tc>
        <w:tc>
          <w:tcPr>
            <w:tcW w:w="231" w:type="pct"/>
            <w:tcBorders>
              <w:top w:val="nil"/>
              <w:left w:val="nil"/>
              <w:bottom w:val="single" w:sz="4" w:space="0" w:color="auto"/>
              <w:right w:val="single" w:sz="4" w:space="0" w:color="auto"/>
            </w:tcBorders>
            <w:shd w:val="clear" w:color="auto" w:fill="auto"/>
            <w:vAlign w:val="center"/>
            <w:hideMark/>
          </w:tcPr>
          <w:p w14:paraId="0774E0F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197" w:type="pct"/>
            <w:tcBorders>
              <w:top w:val="nil"/>
              <w:left w:val="nil"/>
              <w:bottom w:val="single" w:sz="4" w:space="0" w:color="auto"/>
              <w:right w:val="single" w:sz="4" w:space="0" w:color="auto"/>
            </w:tcBorders>
            <w:shd w:val="clear" w:color="auto" w:fill="auto"/>
            <w:vAlign w:val="center"/>
            <w:hideMark/>
          </w:tcPr>
          <w:p w14:paraId="29E72BF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24.7</w:t>
            </w:r>
          </w:p>
        </w:tc>
        <w:tc>
          <w:tcPr>
            <w:tcW w:w="220" w:type="pct"/>
            <w:tcBorders>
              <w:top w:val="nil"/>
              <w:left w:val="nil"/>
              <w:bottom w:val="single" w:sz="4" w:space="0" w:color="auto"/>
              <w:right w:val="single" w:sz="4" w:space="0" w:color="auto"/>
            </w:tcBorders>
            <w:shd w:val="clear" w:color="auto" w:fill="auto"/>
            <w:vAlign w:val="center"/>
            <w:hideMark/>
          </w:tcPr>
          <w:p w14:paraId="248E5A1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43.7</w:t>
            </w:r>
          </w:p>
        </w:tc>
        <w:tc>
          <w:tcPr>
            <w:tcW w:w="220" w:type="pct"/>
            <w:tcBorders>
              <w:top w:val="nil"/>
              <w:left w:val="nil"/>
              <w:bottom w:val="single" w:sz="4" w:space="0" w:color="auto"/>
              <w:right w:val="single" w:sz="4" w:space="0" w:color="auto"/>
            </w:tcBorders>
            <w:shd w:val="clear" w:color="auto" w:fill="auto"/>
            <w:vAlign w:val="center"/>
            <w:hideMark/>
          </w:tcPr>
          <w:p w14:paraId="04237A3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268.3</w:t>
            </w:r>
          </w:p>
        </w:tc>
        <w:tc>
          <w:tcPr>
            <w:tcW w:w="329" w:type="pct"/>
            <w:tcBorders>
              <w:top w:val="nil"/>
              <w:left w:val="nil"/>
              <w:bottom w:val="single" w:sz="4" w:space="0" w:color="auto"/>
              <w:right w:val="single" w:sz="4" w:space="0" w:color="auto"/>
            </w:tcBorders>
            <w:shd w:val="clear" w:color="auto" w:fill="auto"/>
            <w:vAlign w:val="center"/>
            <w:hideMark/>
          </w:tcPr>
          <w:p w14:paraId="6013DFC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757D9D2D"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20" w:type="pct"/>
            <w:tcBorders>
              <w:top w:val="nil"/>
              <w:left w:val="nil"/>
              <w:bottom w:val="single" w:sz="4" w:space="0" w:color="auto"/>
              <w:right w:val="single" w:sz="4" w:space="0" w:color="auto"/>
            </w:tcBorders>
            <w:shd w:val="clear" w:color="auto" w:fill="auto"/>
            <w:noWrap/>
            <w:vAlign w:val="center"/>
            <w:hideMark/>
          </w:tcPr>
          <w:p w14:paraId="6F03C227"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7E3C4747"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c>
          <w:tcPr>
            <w:tcW w:w="277" w:type="pct"/>
            <w:tcBorders>
              <w:top w:val="nil"/>
              <w:left w:val="nil"/>
              <w:bottom w:val="single" w:sz="4" w:space="0" w:color="auto"/>
              <w:right w:val="single" w:sz="4" w:space="0" w:color="auto"/>
            </w:tcBorders>
            <w:shd w:val="clear" w:color="auto" w:fill="auto"/>
            <w:noWrap/>
            <w:vAlign w:val="center"/>
            <w:hideMark/>
          </w:tcPr>
          <w:p w14:paraId="69876B66"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0B300498"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28AF11C1"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74ADFEB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30</w:t>
            </w:r>
          </w:p>
        </w:tc>
        <w:tc>
          <w:tcPr>
            <w:tcW w:w="324" w:type="pct"/>
            <w:tcBorders>
              <w:top w:val="nil"/>
              <w:left w:val="nil"/>
              <w:bottom w:val="single" w:sz="4" w:space="0" w:color="auto"/>
              <w:right w:val="single" w:sz="4" w:space="0" w:color="auto"/>
            </w:tcBorders>
            <w:shd w:val="clear" w:color="auto" w:fill="auto"/>
            <w:vAlign w:val="center"/>
            <w:hideMark/>
          </w:tcPr>
          <w:p w14:paraId="5212745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-162.99</w:t>
            </w:r>
          </w:p>
        </w:tc>
        <w:tc>
          <w:tcPr>
            <w:tcW w:w="194" w:type="pct"/>
            <w:tcBorders>
              <w:top w:val="nil"/>
              <w:left w:val="nil"/>
              <w:bottom w:val="single" w:sz="4" w:space="0" w:color="auto"/>
              <w:right w:val="single" w:sz="4" w:space="0" w:color="auto"/>
            </w:tcBorders>
            <w:shd w:val="clear" w:color="auto" w:fill="auto"/>
            <w:vAlign w:val="center"/>
            <w:hideMark/>
          </w:tcPr>
          <w:p w14:paraId="290746F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48.61</w:t>
            </w:r>
          </w:p>
        </w:tc>
        <w:tc>
          <w:tcPr>
            <w:tcW w:w="562" w:type="pct"/>
            <w:tcBorders>
              <w:top w:val="nil"/>
              <w:left w:val="nil"/>
              <w:bottom w:val="single" w:sz="4" w:space="0" w:color="auto"/>
              <w:right w:val="single" w:sz="4" w:space="0" w:color="auto"/>
            </w:tcBorders>
            <w:shd w:val="clear" w:color="auto" w:fill="auto"/>
            <w:noWrap/>
            <w:vAlign w:val="center"/>
            <w:hideMark/>
          </w:tcPr>
          <w:p w14:paraId="17394AA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18.03.2022 23:20</w:t>
            </w:r>
          </w:p>
        </w:tc>
        <w:tc>
          <w:tcPr>
            <w:tcW w:w="216" w:type="pct"/>
            <w:tcBorders>
              <w:top w:val="nil"/>
              <w:left w:val="nil"/>
              <w:bottom w:val="single" w:sz="4" w:space="0" w:color="auto"/>
              <w:right w:val="single" w:sz="4" w:space="0" w:color="auto"/>
            </w:tcBorders>
            <w:shd w:val="clear" w:color="auto" w:fill="auto"/>
            <w:noWrap/>
            <w:vAlign w:val="center"/>
            <w:hideMark/>
          </w:tcPr>
          <w:p w14:paraId="0BF14D2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432A516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4.6</w:t>
            </w:r>
          </w:p>
        </w:tc>
        <w:tc>
          <w:tcPr>
            <w:tcW w:w="239" w:type="pct"/>
            <w:tcBorders>
              <w:top w:val="nil"/>
              <w:left w:val="nil"/>
              <w:bottom w:val="single" w:sz="4" w:space="0" w:color="auto"/>
              <w:right w:val="single" w:sz="4" w:space="0" w:color="auto"/>
            </w:tcBorders>
            <w:shd w:val="clear" w:color="auto" w:fill="auto"/>
            <w:vAlign w:val="center"/>
            <w:hideMark/>
          </w:tcPr>
          <w:p w14:paraId="49827E2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109</w:t>
            </w:r>
          </w:p>
        </w:tc>
        <w:tc>
          <w:tcPr>
            <w:tcW w:w="219" w:type="pct"/>
            <w:tcBorders>
              <w:top w:val="nil"/>
              <w:left w:val="nil"/>
              <w:bottom w:val="single" w:sz="4" w:space="0" w:color="auto"/>
              <w:right w:val="single" w:sz="4" w:space="0" w:color="auto"/>
            </w:tcBorders>
            <w:shd w:val="clear" w:color="auto" w:fill="auto"/>
            <w:vAlign w:val="center"/>
            <w:hideMark/>
          </w:tcPr>
          <w:p w14:paraId="2E2EFA9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5B50F4F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5.5</w:t>
            </w:r>
          </w:p>
        </w:tc>
        <w:tc>
          <w:tcPr>
            <w:tcW w:w="235" w:type="pct"/>
            <w:tcBorders>
              <w:top w:val="nil"/>
              <w:left w:val="nil"/>
              <w:bottom w:val="single" w:sz="4" w:space="0" w:color="auto"/>
              <w:right w:val="single" w:sz="4" w:space="0" w:color="auto"/>
            </w:tcBorders>
            <w:shd w:val="clear" w:color="auto" w:fill="auto"/>
            <w:vAlign w:val="center"/>
            <w:hideMark/>
          </w:tcPr>
          <w:p w14:paraId="4BD337D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310/14</w:t>
            </w:r>
          </w:p>
        </w:tc>
        <w:tc>
          <w:tcPr>
            <w:tcW w:w="231" w:type="pct"/>
            <w:tcBorders>
              <w:top w:val="nil"/>
              <w:left w:val="nil"/>
              <w:bottom w:val="single" w:sz="4" w:space="0" w:color="auto"/>
              <w:right w:val="single" w:sz="4" w:space="0" w:color="auto"/>
            </w:tcBorders>
            <w:shd w:val="clear" w:color="auto" w:fill="auto"/>
            <w:vAlign w:val="center"/>
            <w:hideMark/>
          </w:tcPr>
          <w:p w14:paraId="0113351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w:t>
            </w:r>
          </w:p>
        </w:tc>
        <w:tc>
          <w:tcPr>
            <w:tcW w:w="197" w:type="pct"/>
            <w:tcBorders>
              <w:top w:val="nil"/>
              <w:left w:val="nil"/>
              <w:bottom w:val="single" w:sz="4" w:space="0" w:color="auto"/>
              <w:right w:val="single" w:sz="4" w:space="0" w:color="auto"/>
            </w:tcBorders>
            <w:shd w:val="clear" w:color="auto" w:fill="auto"/>
            <w:vAlign w:val="center"/>
            <w:hideMark/>
          </w:tcPr>
          <w:p w14:paraId="58E7727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29</w:t>
            </w:r>
          </w:p>
        </w:tc>
        <w:tc>
          <w:tcPr>
            <w:tcW w:w="220" w:type="pct"/>
            <w:tcBorders>
              <w:top w:val="nil"/>
              <w:left w:val="nil"/>
              <w:bottom w:val="single" w:sz="4" w:space="0" w:color="auto"/>
              <w:right w:val="single" w:sz="4" w:space="0" w:color="auto"/>
            </w:tcBorders>
            <w:shd w:val="clear" w:color="auto" w:fill="auto"/>
            <w:vAlign w:val="center"/>
            <w:hideMark/>
          </w:tcPr>
          <w:p w14:paraId="422010C9"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w:t>
            </w:r>
          </w:p>
        </w:tc>
        <w:tc>
          <w:tcPr>
            <w:tcW w:w="220" w:type="pct"/>
            <w:tcBorders>
              <w:top w:val="nil"/>
              <w:left w:val="nil"/>
              <w:bottom w:val="single" w:sz="4" w:space="0" w:color="auto"/>
              <w:right w:val="single" w:sz="4" w:space="0" w:color="auto"/>
            </w:tcBorders>
            <w:shd w:val="clear" w:color="auto" w:fill="auto"/>
            <w:vAlign w:val="center"/>
            <w:hideMark/>
          </w:tcPr>
          <w:p w14:paraId="6330B91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250</w:t>
            </w:r>
          </w:p>
        </w:tc>
        <w:tc>
          <w:tcPr>
            <w:tcW w:w="329" w:type="pct"/>
            <w:tcBorders>
              <w:top w:val="nil"/>
              <w:left w:val="nil"/>
              <w:bottom w:val="single" w:sz="4" w:space="0" w:color="auto"/>
              <w:right w:val="single" w:sz="4" w:space="0" w:color="auto"/>
            </w:tcBorders>
            <w:shd w:val="clear" w:color="auto" w:fill="auto"/>
            <w:vAlign w:val="center"/>
            <w:hideMark/>
          </w:tcPr>
          <w:p w14:paraId="5F3ACCC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6DCDD091"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0BC73D5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758822F7"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6</w:t>
            </w:r>
          </w:p>
        </w:tc>
        <w:tc>
          <w:tcPr>
            <w:tcW w:w="277" w:type="pct"/>
            <w:tcBorders>
              <w:top w:val="nil"/>
              <w:left w:val="nil"/>
              <w:bottom w:val="single" w:sz="4" w:space="0" w:color="auto"/>
              <w:right w:val="single" w:sz="4" w:space="0" w:color="auto"/>
            </w:tcBorders>
            <w:shd w:val="clear" w:color="auto" w:fill="auto"/>
            <w:noWrap/>
            <w:vAlign w:val="center"/>
            <w:hideMark/>
          </w:tcPr>
          <w:p w14:paraId="02B2561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0E9C993A"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7B8B62FA"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5F48CEC3"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31</w:t>
            </w:r>
          </w:p>
        </w:tc>
        <w:tc>
          <w:tcPr>
            <w:tcW w:w="324" w:type="pct"/>
            <w:tcBorders>
              <w:top w:val="nil"/>
              <w:left w:val="nil"/>
              <w:bottom w:val="single" w:sz="4" w:space="0" w:color="auto"/>
              <w:right w:val="single" w:sz="4" w:space="0" w:color="auto"/>
            </w:tcBorders>
            <w:shd w:val="clear" w:color="auto" w:fill="auto"/>
            <w:vAlign w:val="center"/>
            <w:hideMark/>
          </w:tcPr>
          <w:p w14:paraId="0730EAC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-165.14</w:t>
            </w:r>
          </w:p>
        </w:tc>
        <w:tc>
          <w:tcPr>
            <w:tcW w:w="194" w:type="pct"/>
            <w:tcBorders>
              <w:top w:val="nil"/>
              <w:left w:val="nil"/>
              <w:bottom w:val="single" w:sz="4" w:space="0" w:color="auto"/>
              <w:right w:val="single" w:sz="4" w:space="0" w:color="auto"/>
            </w:tcBorders>
            <w:shd w:val="clear" w:color="auto" w:fill="auto"/>
            <w:vAlign w:val="center"/>
            <w:hideMark/>
          </w:tcPr>
          <w:p w14:paraId="7AABA942"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48.14</w:t>
            </w:r>
          </w:p>
        </w:tc>
        <w:tc>
          <w:tcPr>
            <w:tcW w:w="562" w:type="pct"/>
            <w:tcBorders>
              <w:top w:val="nil"/>
              <w:left w:val="nil"/>
              <w:bottom w:val="single" w:sz="4" w:space="0" w:color="auto"/>
              <w:right w:val="single" w:sz="4" w:space="0" w:color="auto"/>
            </w:tcBorders>
            <w:shd w:val="clear" w:color="auto" w:fill="auto"/>
            <w:noWrap/>
            <w:vAlign w:val="center"/>
            <w:hideMark/>
          </w:tcPr>
          <w:p w14:paraId="2689486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19.03.2022 12:16</w:t>
            </w:r>
          </w:p>
        </w:tc>
        <w:tc>
          <w:tcPr>
            <w:tcW w:w="216" w:type="pct"/>
            <w:tcBorders>
              <w:top w:val="nil"/>
              <w:left w:val="nil"/>
              <w:bottom w:val="single" w:sz="4" w:space="0" w:color="auto"/>
              <w:right w:val="single" w:sz="4" w:space="0" w:color="auto"/>
            </w:tcBorders>
            <w:shd w:val="clear" w:color="auto" w:fill="auto"/>
            <w:noWrap/>
            <w:vAlign w:val="center"/>
            <w:hideMark/>
          </w:tcPr>
          <w:p w14:paraId="7BAC7CBF"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233AB4F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4.8</w:t>
            </w:r>
          </w:p>
        </w:tc>
        <w:tc>
          <w:tcPr>
            <w:tcW w:w="239" w:type="pct"/>
            <w:tcBorders>
              <w:top w:val="nil"/>
              <w:left w:val="nil"/>
              <w:bottom w:val="single" w:sz="4" w:space="0" w:color="auto"/>
              <w:right w:val="single" w:sz="4" w:space="0" w:color="auto"/>
            </w:tcBorders>
            <w:shd w:val="clear" w:color="auto" w:fill="auto"/>
            <w:vAlign w:val="center"/>
            <w:hideMark/>
          </w:tcPr>
          <w:p w14:paraId="1E3CE15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217</w:t>
            </w:r>
          </w:p>
        </w:tc>
        <w:tc>
          <w:tcPr>
            <w:tcW w:w="219" w:type="pct"/>
            <w:tcBorders>
              <w:top w:val="nil"/>
              <w:left w:val="nil"/>
              <w:bottom w:val="single" w:sz="4" w:space="0" w:color="auto"/>
              <w:right w:val="single" w:sz="4" w:space="0" w:color="auto"/>
            </w:tcBorders>
            <w:shd w:val="clear" w:color="auto" w:fill="auto"/>
            <w:vAlign w:val="center"/>
            <w:hideMark/>
          </w:tcPr>
          <w:p w14:paraId="209E75C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7A18B6E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6.2</w:t>
            </w:r>
          </w:p>
        </w:tc>
        <w:tc>
          <w:tcPr>
            <w:tcW w:w="235" w:type="pct"/>
            <w:tcBorders>
              <w:top w:val="nil"/>
              <w:left w:val="nil"/>
              <w:bottom w:val="single" w:sz="4" w:space="0" w:color="auto"/>
              <w:right w:val="single" w:sz="4" w:space="0" w:color="auto"/>
            </w:tcBorders>
            <w:shd w:val="clear" w:color="auto" w:fill="auto"/>
            <w:vAlign w:val="center"/>
            <w:hideMark/>
          </w:tcPr>
          <w:p w14:paraId="212D4F1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42/17</w:t>
            </w:r>
          </w:p>
        </w:tc>
        <w:tc>
          <w:tcPr>
            <w:tcW w:w="231" w:type="pct"/>
            <w:tcBorders>
              <w:top w:val="nil"/>
              <w:left w:val="nil"/>
              <w:bottom w:val="single" w:sz="4" w:space="0" w:color="auto"/>
              <w:right w:val="single" w:sz="4" w:space="0" w:color="auto"/>
            </w:tcBorders>
            <w:shd w:val="clear" w:color="auto" w:fill="auto"/>
            <w:vAlign w:val="center"/>
            <w:hideMark/>
          </w:tcPr>
          <w:p w14:paraId="62405F1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w:t>
            </w:r>
          </w:p>
        </w:tc>
        <w:tc>
          <w:tcPr>
            <w:tcW w:w="197" w:type="pct"/>
            <w:tcBorders>
              <w:top w:val="nil"/>
              <w:left w:val="nil"/>
              <w:bottom w:val="single" w:sz="4" w:space="0" w:color="auto"/>
              <w:right w:val="single" w:sz="4" w:space="0" w:color="auto"/>
            </w:tcBorders>
            <w:shd w:val="clear" w:color="auto" w:fill="auto"/>
            <w:vAlign w:val="center"/>
            <w:hideMark/>
          </w:tcPr>
          <w:p w14:paraId="5A8D4D4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25.5</w:t>
            </w:r>
          </w:p>
        </w:tc>
        <w:tc>
          <w:tcPr>
            <w:tcW w:w="220" w:type="pct"/>
            <w:tcBorders>
              <w:top w:val="nil"/>
              <w:left w:val="nil"/>
              <w:bottom w:val="single" w:sz="4" w:space="0" w:color="auto"/>
              <w:right w:val="single" w:sz="4" w:space="0" w:color="auto"/>
            </w:tcBorders>
            <w:shd w:val="clear" w:color="auto" w:fill="auto"/>
            <w:vAlign w:val="center"/>
            <w:hideMark/>
          </w:tcPr>
          <w:p w14:paraId="79DB492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43.8</w:t>
            </w:r>
          </w:p>
        </w:tc>
        <w:tc>
          <w:tcPr>
            <w:tcW w:w="220" w:type="pct"/>
            <w:tcBorders>
              <w:top w:val="nil"/>
              <w:left w:val="nil"/>
              <w:bottom w:val="single" w:sz="4" w:space="0" w:color="auto"/>
              <w:right w:val="single" w:sz="4" w:space="0" w:color="auto"/>
            </w:tcBorders>
            <w:shd w:val="clear" w:color="auto" w:fill="auto"/>
            <w:vAlign w:val="center"/>
            <w:hideMark/>
          </w:tcPr>
          <w:p w14:paraId="6C934B1E"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260</w:t>
            </w:r>
          </w:p>
        </w:tc>
        <w:tc>
          <w:tcPr>
            <w:tcW w:w="329" w:type="pct"/>
            <w:tcBorders>
              <w:top w:val="nil"/>
              <w:left w:val="nil"/>
              <w:bottom w:val="single" w:sz="4" w:space="0" w:color="auto"/>
              <w:right w:val="single" w:sz="4" w:space="0" w:color="auto"/>
            </w:tcBorders>
            <w:shd w:val="clear" w:color="auto" w:fill="auto"/>
            <w:vAlign w:val="center"/>
            <w:hideMark/>
          </w:tcPr>
          <w:p w14:paraId="69B59CD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Night</w:t>
            </w:r>
          </w:p>
        </w:tc>
        <w:tc>
          <w:tcPr>
            <w:tcW w:w="220" w:type="pct"/>
            <w:tcBorders>
              <w:top w:val="nil"/>
              <w:left w:val="nil"/>
              <w:bottom w:val="single" w:sz="4" w:space="0" w:color="auto"/>
              <w:right w:val="single" w:sz="4" w:space="0" w:color="auto"/>
            </w:tcBorders>
            <w:shd w:val="clear" w:color="auto" w:fill="auto"/>
            <w:noWrap/>
            <w:vAlign w:val="center"/>
            <w:hideMark/>
          </w:tcPr>
          <w:p w14:paraId="774E769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c>
          <w:tcPr>
            <w:tcW w:w="220" w:type="pct"/>
            <w:tcBorders>
              <w:top w:val="nil"/>
              <w:left w:val="nil"/>
              <w:bottom w:val="single" w:sz="4" w:space="0" w:color="auto"/>
              <w:right w:val="single" w:sz="4" w:space="0" w:color="auto"/>
            </w:tcBorders>
            <w:shd w:val="clear" w:color="auto" w:fill="auto"/>
            <w:noWrap/>
            <w:vAlign w:val="center"/>
            <w:hideMark/>
          </w:tcPr>
          <w:p w14:paraId="182939B5"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71" w:type="pct"/>
            <w:tcBorders>
              <w:top w:val="nil"/>
              <w:left w:val="nil"/>
              <w:bottom w:val="single" w:sz="4" w:space="0" w:color="auto"/>
              <w:right w:val="single" w:sz="4" w:space="0" w:color="auto"/>
            </w:tcBorders>
            <w:shd w:val="clear" w:color="auto" w:fill="auto"/>
            <w:noWrap/>
            <w:vAlign w:val="center"/>
            <w:hideMark/>
          </w:tcPr>
          <w:p w14:paraId="00979220"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3</w:t>
            </w:r>
          </w:p>
        </w:tc>
        <w:tc>
          <w:tcPr>
            <w:tcW w:w="277" w:type="pct"/>
            <w:tcBorders>
              <w:top w:val="nil"/>
              <w:left w:val="nil"/>
              <w:bottom w:val="single" w:sz="4" w:space="0" w:color="auto"/>
              <w:right w:val="single" w:sz="4" w:space="0" w:color="auto"/>
            </w:tcBorders>
            <w:shd w:val="clear" w:color="auto" w:fill="auto"/>
            <w:noWrap/>
            <w:vAlign w:val="center"/>
            <w:hideMark/>
          </w:tcPr>
          <w:p w14:paraId="51CD8009"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53B5ABC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1</w:t>
            </w:r>
          </w:p>
        </w:tc>
      </w:tr>
      <w:tr w:rsidR="00A70E18" w:rsidRPr="00A70E18" w14:paraId="2F413029" w14:textId="77777777" w:rsidTr="00A70E18">
        <w:trPr>
          <w:trHeight w:val="170"/>
        </w:trPr>
        <w:tc>
          <w:tcPr>
            <w:tcW w:w="171" w:type="pct"/>
            <w:tcBorders>
              <w:top w:val="nil"/>
              <w:left w:val="single" w:sz="4" w:space="0" w:color="auto"/>
              <w:bottom w:val="single" w:sz="4" w:space="0" w:color="auto"/>
              <w:right w:val="single" w:sz="4" w:space="0" w:color="auto"/>
            </w:tcBorders>
            <w:shd w:val="clear" w:color="auto" w:fill="auto"/>
            <w:vAlign w:val="center"/>
            <w:hideMark/>
          </w:tcPr>
          <w:p w14:paraId="2D611CCA"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32</w:t>
            </w:r>
          </w:p>
        </w:tc>
        <w:tc>
          <w:tcPr>
            <w:tcW w:w="324" w:type="pct"/>
            <w:tcBorders>
              <w:top w:val="nil"/>
              <w:left w:val="nil"/>
              <w:bottom w:val="single" w:sz="4" w:space="0" w:color="auto"/>
              <w:right w:val="single" w:sz="4" w:space="0" w:color="auto"/>
            </w:tcBorders>
            <w:shd w:val="clear" w:color="auto" w:fill="auto"/>
            <w:vAlign w:val="center"/>
            <w:hideMark/>
          </w:tcPr>
          <w:p w14:paraId="019A308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-165.15</w:t>
            </w:r>
          </w:p>
        </w:tc>
        <w:tc>
          <w:tcPr>
            <w:tcW w:w="194" w:type="pct"/>
            <w:tcBorders>
              <w:top w:val="nil"/>
              <w:left w:val="nil"/>
              <w:bottom w:val="single" w:sz="4" w:space="0" w:color="auto"/>
              <w:right w:val="single" w:sz="4" w:space="0" w:color="auto"/>
            </w:tcBorders>
            <w:shd w:val="clear" w:color="auto" w:fill="auto"/>
            <w:vAlign w:val="center"/>
            <w:hideMark/>
          </w:tcPr>
          <w:p w14:paraId="1345496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49.14</w:t>
            </w:r>
          </w:p>
        </w:tc>
        <w:tc>
          <w:tcPr>
            <w:tcW w:w="562" w:type="pct"/>
            <w:tcBorders>
              <w:top w:val="nil"/>
              <w:left w:val="nil"/>
              <w:bottom w:val="single" w:sz="4" w:space="0" w:color="auto"/>
              <w:right w:val="single" w:sz="4" w:space="0" w:color="auto"/>
            </w:tcBorders>
            <w:shd w:val="clear" w:color="auto" w:fill="auto"/>
            <w:noWrap/>
            <w:vAlign w:val="center"/>
            <w:hideMark/>
          </w:tcPr>
          <w:p w14:paraId="641E708D"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20.03.2022 2:52</w:t>
            </w:r>
          </w:p>
        </w:tc>
        <w:tc>
          <w:tcPr>
            <w:tcW w:w="216" w:type="pct"/>
            <w:tcBorders>
              <w:top w:val="nil"/>
              <w:left w:val="nil"/>
              <w:bottom w:val="single" w:sz="4" w:space="0" w:color="auto"/>
              <w:right w:val="single" w:sz="4" w:space="0" w:color="auto"/>
            </w:tcBorders>
            <w:shd w:val="clear" w:color="auto" w:fill="auto"/>
            <w:noWrap/>
            <w:vAlign w:val="center"/>
            <w:hideMark/>
          </w:tcPr>
          <w:p w14:paraId="7ED0BF07"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w:t>
            </w:r>
          </w:p>
        </w:tc>
        <w:tc>
          <w:tcPr>
            <w:tcW w:w="219" w:type="pct"/>
            <w:tcBorders>
              <w:top w:val="nil"/>
              <w:left w:val="nil"/>
              <w:bottom w:val="single" w:sz="4" w:space="0" w:color="auto"/>
              <w:right w:val="single" w:sz="4" w:space="0" w:color="auto"/>
            </w:tcBorders>
            <w:shd w:val="clear" w:color="auto" w:fill="auto"/>
            <w:noWrap/>
            <w:vAlign w:val="center"/>
            <w:hideMark/>
          </w:tcPr>
          <w:p w14:paraId="293D63FC"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4.5</w:t>
            </w:r>
          </w:p>
        </w:tc>
        <w:tc>
          <w:tcPr>
            <w:tcW w:w="239" w:type="pct"/>
            <w:tcBorders>
              <w:top w:val="nil"/>
              <w:left w:val="nil"/>
              <w:bottom w:val="single" w:sz="4" w:space="0" w:color="auto"/>
              <w:right w:val="single" w:sz="4" w:space="0" w:color="auto"/>
            </w:tcBorders>
            <w:shd w:val="clear" w:color="auto" w:fill="auto"/>
            <w:vAlign w:val="center"/>
            <w:hideMark/>
          </w:tcPr>
          <w:p w14:paraId="3331788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161</w:t>
            </w:r>
          </w:p>
        </w:tc>
        <w:tc>
          <w:tcPr>
            <w:tcW w:w="219" w:type="pct"/>
            <w:tcBorders>
              <w:top w:val="nil"/>
              <w:left w:val="nil"/>
              <w:bottom w:val="single" w:sz="4" w:space="0" w:color="auto"/>
              <w:right w:val="single" w:sz="4" w:space="0" w:color="auto"/>
            </w:tcBorders>
            <w:shd w:val="clear" w:color="auto" w:fill="auto"/>
            <w:vAlign w:val="center"/>
            <w:hideMark/>
          </w:tcPr>
          <w:p w14:paraId="0BE91BC0"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vAlign w:val="center"/>
            <w:hideMark/>
          </w:tcPr>
          <w:p w14:paraId="08DA4648"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5.4</w:t>
            </w:r>
          </w:p>
        </w:tc>
        <w:tc>
          <w:tcPr>
            <w:tcW w:w="235" w:type="pct"/>
            <w:tcBorders>
              <w:top w:val="nil"/>
              <w:left w:val="nil"/>
              <w:bottom w:val="single" w:sz="4" w:space="0" w:color="auto"/>
              <w:right w:val="single" w:sz="4" w:space="0" w:color="auto"/>
            </w:tcBorders>
            <w:shd w:val="clear" w:color="auto" w:fill="auto"/>
            <w:vAlign w:val="center"/>
            <w:hideMark/>
          </w:tcPr>
          <w:p w14:paraId="38C6EE1B"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340/22</w:t>
            </w:r>
          </w:p>
        </w:tc>
        <w:tc>
          <w:tcPr>
            <w:tcW w:w="231" w:type="pct"/>
            <w:tcBorders>
              <w:top w:val="nil"/>
              <w:left w:val="nil"/>
              <w:bottom w:val="single" w:sz="4" w:space="0" w:color="auto"/>
              <w:right w:val="single" w:sz="4" w:space="0" w:color="auto"/>
            </w:tcBorders>
            <w:shd w:val="clear" w:color="auto" w:fill="auto"/>
            <w:vAlign w:val="center"/>
            <w:hideMark/>
          </w:tcPr>
          <w:p w14:paraId="42A95341"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w:t>
            </w:r>
          </w:p>
        </w:tc>
        <w:tc>
          <w:tcPr>
            <w:tcW w:w="197" w:type="pct"/>
            <w:tcBorders>
              <w:top w:val="nil"/>
              <w:left w:val="nil"/>
              <w:bottom w:val="single" w:sz="4" w:space="0" w:color="auto"/>
              <w:right w:val="single" w:sz="4" w:space="0" w:color="auto"/>
            </w:tcBorders>
            <w:shd w:val="clear" w:color="auto" w:fill="auto"/>
            <w:vAlign w:val="center"/>
            <w:hideMark/>
          </w:tcPr>
          <w:p w14:paraId="74EBCF7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27.7</w:t>
            </w:r>
          </w:p>
        </w:tc>
        <w:tc>
          <w:tcPr>
            <w:tcW w:w="220" w:type="pct"/>
            <w:tcBorders>
              <w:top w:val="nil"/>
              <w:left w:val="nil"/>
              <w:bottom w:val="single" w:sz="4" w:space="0" w:color="auto"/>
              <w:right w:val="single" w:sz="4" w:space="0" w:color="auto"/>
            </w:tcBorders>
            <w:shd w:val="clear" w:color="auto" w:fill="auto"/>
            <w:vAlign w:val="center"/>
            <w:hideMark/>
          </w:tcPr>
          <w:p w14:paraId="1582BC7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42.8</w:t>
            </w:r>
          </w:p>
        </w:tc>
        <w:tc>
          <w:tcPr>
            <w:tcW w:w="220" w:type="pct"/>
            <w:tcBorders>
              <w:top w:val="nil"/>
              <w:left w:val="nil"/>
              <w:bottom w:val="single" w:sz="4" w:space="0" w:color="auto"/>
              <w:right w:val="single" w:sz="4" w:space="0" w:color="auto"/>
            </w:tcBorders>
            <w:shd w:val="clear" w:color="auto" w:fill="auto"/>
            <w:vAlign w:val="center"/>
            <w:hideMark/>
          </w:tcPr>
          <w:p w14:paraId="53849F35"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273.3</w:t>
            </w:r>
          </w:p>
        </w:tc>
        <w:tc>
          <w:tcPr>
            <w:tcW w:w="329" w:type="pct"/>
            <w:tcBorders>
              <w:top w:val="nil"/>
              <w:left w:val="nil"/>
              <w:bottom w:val="single" w:sz="4" w:space="0" w:color="auto"/>
              <w:right w:val="single" w:sz="4" w:space="0" w:color="auto"/>
            </w:tcBorders>
            <w:shd w:val="clear" w:color="auto" w:fill="auto"/>
            <w:vAlign w:val="center"/>
            <w:hideMark/>
          </w:tcPr>
          <w:p w14:paraId="21DC91C4" w14:textId="77777777" w:rsidR="00464549" w:rsidRPr="00A70E18" w:rsidRDefault="00464549" w:rsidP="00A70E18">
            <w:pPr>
              <w:widowControl/>
              <w:autoSpaceDE/>
              <w:autoSpaceDN/>
              <w:jc w:val="center"/>
              <w:rPr>
                <w:color w:val="000000"/>
                <w:sz w:val="20"/>
                <w:szCs w:val="20"/>
                <w:lang w:val="ru-RU" w:eastAsia="ru-RU"/>
              </w:rPr>
            </w:pPr>
            <w:r w:rsidRPr="00A70E18">
              <w:rPr>
                <w:color w:val="000000"/>
                <w:sz w:val="20"/>
                <w:szCs w:val="20"/>
                <w:lang w:val="ru-RU" w:eastAsia="ru-RU"/>
              </w:rPr>
              <w:t>Day</w:t>
            </w:r>
          </w:p>
        </w:tc>
        <w:tc>
          <w:tcPr>
            <w:tcW w:w="220" w:type="pct"/>
            <w:tcBorders>
              <w:top w:val="nil"/>
              <w:left w:val="nil"/>
              <w:bottom w:val="single" w:sz="4" w:space="0" w:color="auto"/>
              <w:right w:val="single" w:sz="4" w:space="0" w:color="auto"/>
            </w:tcBorders>
            <w:shd w:val="clear" w:color="auto" w:fill="auto"/>
            <w:noWrap/>
            <w:vAlign w:val="center"/>
            <w:hideMark/>
          </w:tcPr>
          <w:p w14:paraId="25D0DA0E"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20" w:type="pct"/>
            <w:tcBorders>
              <w:top w:val="nil"/>
              <w:left w:val="nil"/>
              <w:bottom w:val="single" w:sz="4" w:space="0" w:color="auto"/>
              <w:right w:val="single" w:sz="4" w:space="0" w:color="auto"/>
            </w:tcBorders>
            <w:shd w:val="clear" w:color="auto" w:fill="auto"/>
            <w:noWrap/>
            <w:vAlign w:val="center"/>
            <w:hideMark/>
          </w:tcPr>
          <w:p w14:paraId="584A1A5C"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1" w:type="pct"/>
            <w:tcBorders>
              <w:top w:val="nil"/>
              <w:left w:val="nil"/>
              <w:bottom w:val="single" w:sz="4" w:space="0" w:color="auto"/>
              <w:right w:val="single" w:sz="4" w:space="0" w:color="auto"/>
            </w:tcBorders>
            <w:shd w:val="clear" w:color="auto" w:fill="auto"/>
            <w:noWrap/>
            <w:vAlign w:val="center"/>
            <w:hideMark/>
          </w:tcPr>
          <w:p w14:paraId="2DE21C02"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2</w:t>
            </w:r>
          </w:p>
        </w:tc>
        <w:tc>
          <w:tcPr>
            <w:tcW w:w="277" w:type="pct"/>
            <w:tcBorders>
              <w:top w:val="nil"/>
              <w:left w:val="nil"/>
              <w:bottom w:val="single" w:sz="4" w:space="0" w:color="auto"/>
              <w:right w:val="single" w:sz="4" w:space="0" w:color="auto"/>
            </w:tcBorders>
            <w:shd w:val="clear" w:color="auto" w:fill="auto"/>
            <w:noWrap/>
            <w:vAlign w:val="center"/>
            <w:hideMark/>
          </w:tcPr>
          <w:p w14:paraId="5659315F"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c>
          <w:tcPr>
            <w:tcW w:w="218" w:type="pct"/>
            <w:tcBorders>
              <w:top w:val="nil"/>
              <w:left w:val="nil"/>
              <w:bottom w:val="single" w:sz="4" w:space="0" w:color="auto"/>
              <w:right w:val="single" w:sz="4" w:space="0" w:color="auto"/>
            </w:tcBorders>
            <w:shd w:val="clear" w:color="auto" w:fill="auto"/>
            <w:noWrap/>
            <w:vAlign w:val="center"/>
            <w:hideMark/>
          </w:tcPr>
          <w:p w14:paraId="36C7EFA4" w14:textId="77777777" w:rsidR="00464549" w:rsidRPr="00A70E18" w:rsidRDefault="00464549" w:rsidP="00A70E18">
            <w:pPr>
              <w:widowControl/>
              <w:autoSpaceDE/>
              <w:autoSpaceDN/>
              <w:jc w:val="center"/>
              <w:rPr>
                <w:rFonts w:ascii="Calibri" w:hAnsi="Calibri"/>
                <w:color w:val="000000"/>
                <w:sz w:val="20"/>
                <w:szCs w:val="20"/>
                <w:lang w:val="ru-RU" w:eastAsia="ru-RU"/>
              </w:rPr>
            </w:pPr>
            <w:r w:rsidRPr="00A70E18">
              <w:rPr>
                <w:rFonts w:ascii="Calibri" w:hAnsi="Calibri"/>
                <w:color w:val="000000"/>
                <w:sz w:val="20"/>
                <w:szCs w:val="20"/>
                <w:lang w:val="ru-RU" w:eastAsia="ru-RU"/>
              </w:rPr>
              <w:t>0</w:t>
            </w:r>
          </w:p>
        </w:tc>
      </w:tr>
    </w:tbl>
    <w:p w14:paraId="72E1569B" w14:textId="77777777" w:rsidR="00B90C0A" w:rsidRPr="00A70E18" w:rsidRDefault="00A70E18" w:rsidP="00692A62">
      <w:pPr>
        <w:pStyle w:val="af4"/>
        <w:rPr>
          <w:b w:val="0"/>
          <w:color w:val="auto"/>
          <w:sz w:val="20"/>
          <w:szCs w:val="20"/>
        </w:rPr>
      </w:pPr>
      <w:r w:rsidRPr="00A70E18">
        <w:rPr>
          <w:b w:val="0"/>
          <w:color w:val="auto"/>
          <w:sz w:val="20"/>
          <w:szCs w:val="20"/>
        </w:rPr>
        <w:t xml:space="preserve">Notes: X – longitude; Y – latitude; D - trawl </w:t>
      </w:r>
      <w:r w:rsidRPr="00A70E18">
        <w:rPr>
          <w:b w:val="0"/>
          <w:color w:val="auto"/>
          <w:sz w:val="20"/>
          <w:szCs w:val="20"/>
          <w:lang w:val="en-US"/>
        </w:rPr>
        <w:t>duration</w:t>
      </w:r>
      <w:r w:rsidRPr="00A70E18">
        <w:rPr>
          <w:b w:val="0"/>
          <w:color w:val="auto"/>
          <w:sz w:val="20"/>
          <w:szCs w:val="20"/>
        </w:rPr>
        <w:t xml:space="preserve">, hours; V - trawl speed, knots; H – headrope depth; T0 - surface temperature; VO - vertical opening of trawl, m; HO - horizontal opening of trawl, m; WR – warp length, m; Wind – direction/strength, m/s; ind. – indistinct wind, </w:t>
      </w:r>
      <w:r w:rsidR="00B90C0A" w:rsidRPr="00A70E18">
        <w:rPr>
          <w:b w:val="0"/>
          <w:color w:val="auto"/>
          <w:sz w:val="20"/>
          <w:szCs w:val="20"/>
        </w:rPr>
        <w:br w:type="page"/>
      </w:r>
    </w:p>
    <w:p w14:paraId="49C45D9D" w14:textId="77777777" w:rsidR="00A70E18" w:rsidRDefault="00A70E18" w:rsidP="00360CE4">
      <w:pPr>
        <w:spacing w:before="46"/>
        <w:ind w:right="517"/>
        <w:rPr>
          <w:b/>
          <w:bCs/>
          <w:sz w:val="24"/>
          <w:szCs w:val="24"/>
        </w:rPr>
        <w:sectPr w:rsidR="00A70E18" w:rsidSect="0028120D">
          <w:pgSz w:w="15840" w:h="12240" w:orient="landscape"/>
          <w:pgMar w:top="1440" w:right="1440" w:bottom="1440" w:left="1440" w:header="709" w:footer="709" w:gutter="0"/>
          <w:cols w:space="708"/>
          <w:titlePg/>
          <w:docGrid w:linePitch="360"/>
        </w:sectPr>
      </w:pPr>
    </w:p>
    <w:p w14:paraId="0D4819B1" w14:textId="77777777" w:rsidR="00A50C74" w:rsidRPr="00A50C74" w:rsidRDefault="00B90C0A" w:rsidP="00360CE4">
      <w:pPr>
        <w:spacing w:before="46"/>
        <w:ind w:right="517"/>
        <w:rPr>
          <w:b/>
          <w:bCs/>
          <w:sz w:val="24"/>
          <w:szCs w:val="24"/>
        </w:rPr>
      </w:pPr>
      <w:r>
        <w:rPr>
          <w:b/>
          <w:bCs/>
          <w:sz w:val="24"/>
          <w:szCs w:val="24"/>
        </w:rPr>
        <w:lastRenderedPageBreak/>
        <w:t>References</w:t>
      </w:r>
    </w:p>
    <w:p w14:paraId="220E63FC" w14:textId="77777777" w:rsidR="00A50C74" w:rsidRDefault="00A50C74" w:rsidP="00360CE4">
      <w:pPr>
        <w:spacing w:before="46"/>
        <w:ind w:right="517"/>
        <w:rPr>
          <w:sz w:val="24"/>
          <w:szCs w:val="24"/>
        </w:rPr>
      </w:pPr>
    </w:p>
    <w:p w14:paraId="1D1E755E" w14:textId="77777777" w:rsidR="00A70E18" w:rsidRDefault="00A70E18" w:rsidP="00C95F15">
      <w:pPr>
        <w:spacing w:before="46"/>
        <w:ind w:left="720" w:right="516" w:hanging="720"/>
        <w:contextualSpacing/>
        <w:rPr>
          <w:sz w:val="23"/>
          <w:szCs w:val="23"/>
        </w:rPr>
      </w:pPr>
      <w:r w:rsidRPr="00C95F15">
        <w:rPr>
          <w:sz w:val="23"/>
          <w:szCs w:val="23"/>
        </w:rPr>
        <w:t>Chuchukalo V. I. 2006. Feeding and feeding relationship of nekton and nektobenthos in Far Eastern Seas. Vladivostok, TINRO-Center, 484 p.) (in Russian).</w:t>
      </w:r>
    </w:p>
    <w:p w14:paraId="3489612E" w14:textId="77777777" w:rsidR="00A70E18" w:rsidRPr="00C95F15" w:rsidRDefault="00A70E18" w:rsidP="00C95F15">
      <w:pPr>
        <w:spacing w:before="46"/>
        <w:ind w:left="720" w:right="516" w:hanging="720"/>
        <w:contextualSpacing/>
        <w:rPr>
          <w:sz w:val="23"/>
          <w:szCs w:val="23"/>
        </w:rPr>
      </w:pPr>
      <w:r w:rsidRPr="00C95F15">
        <w:rPr>
          <w:sz w:val="23"/>
          <w:szCs w:val="23"/>
        </w:rPr>
        <w:t>Chuchukalo V. I., A. F. Volkov (eds.). 1986. Fish feeding analysis guide. Vladivostok, TINRO, 32 pp. (in Russian).</w:t>
      </w:r>
    </w:p>
    <w:p w14:paraId="1561E6DF" w14:textId="77777777" w:rsidR="00A70E18" w:rsidRDefault="00A70E18" w:rsidP="00C95F15">
      <w:pPr>
        <w:spacing w:before="46"/>
        <w:ind w:left="720" w:right="516" w:hanging="720"/>
        <w:contextualSpacing/>
        <w:rPr>
          <w:sz w:val="23"/>
          <w:szCs w:val="23"/>
        </w:rPr>
      </w:pPr>
      <w:r w:rsidRPr="00684AC4">
        <w:rPr>
          <w:sz w:val="23"/>
          <w:szCs w:val="23"/>
        </w:rPr>
        <w:t xml:space="preserve">Glebov I.I., S.V. Naydenko., N.A. Kuznetsova, E.V. Kurenkova, A.A. Khoruzhiy, R.G. Ovsyanikov, K.V. Padchenko, and S.P. Dudkov. 2011. Composition and structure of epipelagic nekton and plankton communities in the Western parts of Subarctic frontal zone in Winter- Spring 2011 (Result of 2011 Research Cruise of R/V «TINRO»). NPAFC Doc. 1331 (Rev. 1). 28pp. Pacific Research Fisheries Centre (TINRO-Center). (Available at </w:t>
      </w:r>
      <w:hyperlink r:id="rId33" w:history="1">
        <w:r w:rsidRPr="001E23DC">
          <w:rPr>
            <w:rStyle w:val="af3"/>
            <w:sz w:val="23"/>
            <w:szCs w:val="23"/>
          </w:rPr>
          <w:t>http://www.npafc.org</w:t>
        </w:r>
      </w:hyperlink>
      <w:r w:rsidRPr="00684AC4">
        <w:rPr>
          <w:sz w:val="23"/>
          <w:szCs w:val="23"/>
        </w:rPr>
        <w:t>).</w:t>
      </w:r>
    </w:p>
    <w:p w14:paraId="67E2C596" w14:textId="77777777" w:rsidR="00A70E18" w:rsidRPr="00F41134" w:rsidRDefault="00A70E18" w:rsidP="00F41134">
      <w:pPr>
        <w:spacing w:before="46"/>
        <w:ind w:left="720" w:right="516" w:hanging="720"/>
        <w:contextualSpacing/>
        <w:rPr>
          <w:sz w:val="24"/>
          <w:szCs w:val="24"/>
        </w:rPr>
      </w:pPr>
      <w:r w:rsidRPr="00F41134">
        <w:rPr>
          <w:sz w:val="24"/>
          <w:szCs w:val="24"/>
        </w:rPr>
        <w:t xml:space="preserve">Iida К., T. Mukai и K. Ishii. 1991. Application of a dual beam echo sounder to measuring fish length. J. of Nippon Suisan Gakkaishi. № 57(4), pp. 623-627 </w:t>
      </w:r>
    </w:p>
    <w:p w14:paraId="01C2FDC3" w14:textId="77777777" w:rsidR="00A70E18" w:rsidRPr="00F41134" w:rsidRDefault="00A70E18" w:rsidP="0017035E">
      <w:pPr>
        <w:spacing w:before="46"/>
        <w:ind w:left="720" w:right="516" w:hanging="720"/>
        <w:contextualSpacing/>
        <w:rPr>
          <w:sz w:val="24"/>
          <w:szCs w:val="24"/>
          <w:lang w:val="en-US"/>
        </w:rPr>
      </w:pPr>
      <w:r>
        <w:rPr>
          <w:sz w:val="23"/>
          <w:szCs w:val="23"/>
        </w:rPr>
        <w:t>International Year of the Salmon Working Group. 2020. Report of the 2020 International Year of the Salmon North Pacific Working Group Meeting. NPAFC Doc. 1913 (Rev. 3). 109 pp. International Year of the Salmon Working Group, Committee on Scientific Research and Statistics (Available at https://npafc.org).</w:t>
      </w:r>
    </w:p>
    <w:p w14:paraId="308DD564" w14:textId="77777777" w:rsidR="00A70E18" w:rsidRDefault="00A70E18" w:rsidP="0017035E">
      <w:pPr>
        <w:spacing w:before="46"/>
        <w:ind w:left="720" w:right="516" w:hanging="720"/>
        <w:contextualSpacing/>
        <w:rPr>
          <w:sz w:val="24"/>
          <w:szCs w:val="24"/>
        </w:rPr>
      </w:pPr>
      <w:r>
        <w:rPr>
          <w:sz w:val="24"/>
          <w:szCs w:val="24"/>
        </w:rPr>
        <w:t xml:space="preserve">Kuznetsov M.Yu., I.A. Ubarchuk, V.I. Polyanichko, E.V. Syrovatkin. 2021. </w:t>
      </w:r>
      <w:r w:rsidRPr="0017035E">
        <w:rPr>
          <w:sz w:val="24"/>
          <w:szCs w:val="24"/>
        </w:rPr>
        <w:t>The software complex for visualizatio</w:t>
      </w:r>
      <w:r>
        <w:rPr>
          <w:sz w:val="24"/>
          <w:szCs w:val="24"/>
        </w:rPr>
        <w:t xml:space="preserve">n, multiple-view processing and </w:t>
      </w:r>
      <w:r w:rsidRPr="0017035E">
        <w:rPr>
          <w:sz w:val="24"/>
          <w:szCs w:val="24"/>
        </w:rPr>
        <w:t>data storage of hydroacoustic resource surveys</w:t>
      </w:r>
      <w:r>
        <w:rPr>
          <w:sz w:val="24"/>
          <w:szCs w:val="24"/>
        </w:rPr>
        <w:t xml:space="preserve">. </w:t>
      </w:r>
      <w:r w:rsidRPr="0017035E">
        <w:rPr>
          <w:sz w:val="24"/>
          <w:szCs w:val="24"/>
        </w:rPr>
        <w:t>Trudy VNIRO. 2021. Vol. 183</w:t>
      </w:r>
      <w:r>
        <w:rPr>
          <w:sz w:val="24"/>
          <w:szCs w:val="24"/>
        </w:rPr>
        <w:t xml:space="preserve">. </w:t>
      </w:r>
      <w:r w:rsidRPr="0017035E">
        <w:rPr>
          <w:sz w:val="24"/>
          <w:szCs w:val="24"/>
        </w:rPr>
        <w:t>P. 174–190</w:t>
      </w:r>
      <w:r>
        <w:rPr>
          <w:sz w:val="24"/>
          <w:szCs w:val="24"/>
        </w:rPr>
        <w:t xml:space="preserve">. </w:t>
      </w:r>
      <w:r w:rsidRPr="0017035E">
        <w:rPr>
          <w:sz w:val="24"/>
          <w:szCs w:val="24"/>
        </w:rPr>
        <w:t>DOI: 10.36038/2307-3497-2021-183-174-190</w:t>
      </w:r>
    </w:p>
    <w:p w14:paraId="2C4CC802" w14:textId="77777777" w:rsidR="0015309D" w:rsidRPr="00E5038C" w:rsidRDefault="00A70E18" w:rsidP="00F41134">
      <w:pPr>
        <w:pStyle w:val="Default"/>
        <w:rPr>
          <w:lang w:val="en-US"/>
        </w:rPr>
      </w:pPr>
      <w:r w:rsidRPr="00E5038C">
        <w:rPr>
          <w:lang w:val="en-US"/>
        </w:rPr>
        <w:t>MacLennan D. N. and E. J. Simmonds. 1992. Fisheries Acoustics, Aberdeen. 324 p.</w:t>
      </w:r>
    </w:p>
    <w:p w14:paraId="4C4035F8" w14:textId="4E525C1F" w:rsidR="00A70E18" w:rsidRPr="00F41134" w:rsidRDefault="0015309D" w:rsidP="00E5038C">
      <w:pPr>
        <w:spacing w:before="46"/>
        <w:ind w:left="720" w:right="516" w:hanging="720"/>
        <w:contextualSpacing/>
        <w:rPr>
          <w:sz w:val="23"/>
          <w:szCs w:val="23"/>
          <w:lang w:val="en-US"/>
        </w:rPr>
      </w:pPr>
      <w:r w:rsidRPr="00E5038C">
        <w:rPr>
          <w:sz w:val="24"/>
          <w:szCs w:val="24"/>
        </w:rPr>
        <w:t>Murphy, J., J. Dimond, E. Price, J. Lerner, T. Sheridan, M. Baker, C. Graham, E. Farley, and M. Saunders. 2022. Preliminary findings of the International Year of the Salmon Pan-Pacific Winter High Seas Expedition onboard the F/V Northwest Explorer during April 3–17, 2022. NPAFC Doc. 2054. 29 pp. National Oceanic and Atmospheric Administration, University of British Columbia, Sheridan Consulting, LLC, North Pacific Research Board, and North Pacific Anadromous Fish Commission (Available at https://npafc.org).</w:t>
      </w:r>
      <w:r w:rsidRPr="00E5038C">
        <w:rPr>
          <w:lang w:val="en-US"/>
        </w:rPr>
        <w:t xml:space="preserve"> </w:t>
      </w:r>
      <w:r w:rsidR="00A70E18" w:rsidRPr="00F41134">
        <w:rPr>
          <w:sz w:val="23"/>
          <w:szCs w:val="23"/>
          <w:lang w:val="en-US"/>
        </w:rPr>
        <w:t xml:space="preserve"> </w:t>
      </w:r>
    </w:p>
    <w:p w14:paraId="5663575D" w14:textId="77777777" w:rsidR="00A70E18" w:rsidRDefault="00A70E18" w:rsidP="00C95F15">
      <w:pPr>
        <w:spacing w:before="46"/>
        <w:ind w:left="720" w:right="516" w:hanging="720"/>
        <w:contextualSpacing/>
        <w:rPr>
          <w:sz w:val="23"/>
          <w:szCs w:val="23"/>
        </w:rPr>
      </w:pPr>
      <w:r w:rsidRPr="00AE5D86">
        <w:rPr>
          <w:sz w:val="23"/>
          <w:szCs w:val="23"/>
        </w:rPr>
        <w:t>Naydenko, S.V., A.Ya. Efimkin, K.K. Karyakin, A.A. Balanov, N.A. Kuznetsova, A.L.</w:t>
      </w:r>
      <w:r>
        <w:rPr>
          <w:sz w:val="23"/>
          <w:szCs w:val="23"/>
        </w:rPr>
        <w:t> </w:t>
      </w:r>
      <w:r w:rsidRPr="00AE5D86">
        <w:rPr>
          <w:sz w:val="23"/>
          <w:szCs w:val="23"/>
        </w:rPr>
        <w:t>Figurkin, R.G. Ovsyanikov, S.S. Ponomarev, A.V. Klimov, I.Y. Spirin, and A.V.</w:t>
      </w:r>
      <w:r>
        <w:rPr>
          <w:sz w:val="23"/>
          <w:szCs w:val="23"/>
        </w:rPr>
        <w:t> </w:t>
      </w:r>
      <w:r w:rsidRPr="00AE5D86">
        <w:rPr>
          <w:sz w:val="23"/>
          <w:szCs w:val="23"/>
        </w:rPr>
        <w:t>Kojevnikov.</w:t>
      </w:r>
      <w:r>
        <w:rPr>
          <w:sz w:val="23"/>
          <w:szCs w:val="23"/>
        </w:rPr>
        <w:t xml:space="preserve"> </w:t>
      </w:r>
      <w:r w:rsidRPr="00AE5D86">
        <w:rPr>
          <w:sz w:val="23"/>
          <w:szCs w:val="23"/>
        </w:rPr>
        <w:t>2010. Result of Research Surve</w:t>
      </w:r>
      <w:r>
        <w:rPr>
          <w:sz w:val="23"/>
          <w:szCs w:val="23"/>
        </w:rPr>
        <w:t xml:space="preserve">y by R/V TINRO in Winter-Spring </w:t>
      </w:r>
      <w:r w:rsidRPr="00AE5D86">
        <w:rPr>
          <w:sz w:val="23"/>
          <w:szCs w:val="23"/>
        </w:rPr>
        <w:t>2010 in Subarctic Frontal</w:t>
      </w:r>
      <w:r>
        <w:rPr>
          <w:sz w:val="23"/>
          <w:szCs w:val="23"/>
        </w:rPr>
        <w:t xml:space="preserve"> </w:t>
      </w:r>
      <w:r w:rsidRPr="00AE5D86">
        <w:rPr>
          <w:sz w:val="23"/>
          <w:szCs w:val="23"/>
        </w:rPr>
        <w:t>Zone. NPAFC Doc. 1272. 1</w:t>
      </w:r>
      <w:r>
        <w:rPr>
          <w:sz w:val="23"/>
          <w:szCs w:val="23"/>
        </w:rPr>
        <w:t xml:space="preserve">3 pp. Pacific Research Fisheies </w:t>
      </w:r>
      <w:r w:rsidRPr="00AE5D86">
        <w:rPr>
          <w:sz w:val="23"/>
          <w:szCs w:val="23"/>
        </w:rPr>
        <w:t>Centre (TINRO-Center), 4,</w:t>
      </w:r>
      <w:r>
        <w:rPr>
          <w:sz w:val="23"/>
          <w:szCs w:val="23"/>
        </w:rPr>
        <w:t xml:space="preserve"> </w:t>
      </w:r>
      <w:r w:rsidRPr="00AE5D86">
        <w:rPr>
          <w:sz w:val="23"/>
          <w:szCs w:val="23"/>
        </w:rPr>
        <w:t xml:space="preserve">Shevchenko Alley, Vladivostok, 690600, RUSSIA. (Available at </w:t>
      </w:r>
      <w:hyperlink r:id="rId34" w:history="1">
        <w:r w:rsidRPr="001E23DC">
          <w:rPr>
            <w:rStyle w:val="af3"/>
            <w:sz w:val="23"/>
            <w:szCs w:val="23"/>
          </w:rPr>
          <w:t>www.npafc.org</w:t>
        </w:r>
      </w:hyperlink>
      <w:r>
        <w:rPr>
          <w:sz w:val="23"/>
          <w:szCs w:val="23"/>
        </w:rPr>
        <w:t>).</w:t>
      </w:r>
    </w:p>
    <w:p w14:paraId="3C1B76AF" w14:textId="77777777" w:rsidR="00A70E18" w:rsidRPr="00F71A01" w:rsidRDefault="00A70E18" w:rsidP="00B90C0A">
      <w:pPr>
        <w:spacing w:before="46"/>
        <w:ind w:left="720" w:right="516" w:hanging="720"/>
        <w:contextualSpacing/>
        <w:rPr>
          <w:sz w:val="24"/>
          <w:szCs w:val="24"/>
          <w:lang w:val="en-US"/>
        </w:rPr>
      </w:pPr>
      <w:r w:rsidRPr="00F71A01">
        <w:rPr>
          <w:sz w:val="24"/>
          <w:szCs w:val="24"/>
        </w:rPr>
        <w:t>N</w:t>
      </w:r>
      <w:r>
        <w:rPr>
          <w:sz w:val="24"/>
          <w:szCs w:val="24"/>
        </w:rPr>
        <w:t>orth</w:t>
      </w:r>
      <w:r w:rsidRPr="00F71A01">
        <w:rPr>
          <w:sz w:val="24"/>
          <w:szCs w:val="24"/>
        </w:rPr>
        <w:t xml:space="preserve"> Pac</w:t>
      </w:r>
      <w:r>
        <w:rPr>
          <w:sz w:val="24"/>
          <w:szCs w:val="24"/>
        </w:rPr>
        <w:t>ific</w:t>
      </w:r>
      <w:r w:rsidRPr="00F71A01">
        <w:rPr>
          <w:sz w:val="24"/>
          <w:szCs w:val="24"/>
        </w:rPr>
        <w:t xml:space="preserve"> Anadr</w:t>
      </w:r>
      <w:r>
        <w:rPr>
          <w:sz w:val="24"/>
          <w:szCs w:val="24"/>
        </w:rPr>
        <w:t>omous</w:t>
      </w:r>
      <w:r w:rsidRPr="00F71A01">
        <w:rPr>
          <w:sz w:val="24"/>
          <w:szCs w:val="24"/>
        </w:rPr>
        <w:t xml:space="preserve"> Fish Comm</w:t>
      </w:r>
      <w:r>
        <w:rPr>
          <w:sz w:val="24"/>
          <w:szCs w:val="24"/>
        </w:rPr>
        <w:t>ission</w:t>
      </w:r>
      <w:r w:rsidRPr="00F71A01">
        <w:rPr>
          <w:sz w:val="24"/>
          <w:szCs w:val="24"/>
        </w:rPr>
        <w:t xml:space="preserve"> Bull</w:t>
      </w:r>
      <w:r>
        <w:rPr>
          <w:sz w:val="24"/>
          <w:szCs w:val="24"/>
        </w:rPr>
        <w:t>etin</w:t>
      </w:r>
      <w:r w:rsidRPr="00F71A01">
        <w:rPr>
          <w:sz w:val="24"/>
          <w:szCs w:val="24"/>
        </w:rPr>
        <w:t xml:space="preserve"> </w:t>
      </w:r>
      <w:r w:rsidRPr="00F71A01">
        <w:rPr>
          <w:sz w:val="24"/>
          <w:szCs w:val="24"/>
          <w:lang w:val="en-US"/>
        </w:rPr>
        <w:t>№</w:t>
      </w:r>
      <w:r w:rsidRPr="00F71A01">
        <w:rPr>
          <w:sz w:val="24"/>
          <w:szCs w:val="24"/>
        </w:rPr>
        <w:t>5</w:t>
      </w:r>
      <w:r w:rsidRPr="00F71A01">
        <w:rPr>
          <w:sz w:val="24"/>
          <w:szCs w:val="24"/>
          <w:lang w:val="en-US"/>
        </w:rPr>
        <w:t>.</w:t>
      </w:r>
      <w:r w:rsidRPr="00F71A01">
        <w:rPr>
          <w:sz w:val="24"/>
          <w:szCs w:val="24"/>
        </w:rPr>
        <w:t xml:space="preserve"> 2009</w:t>
      </w:r>
      <w:r w:rsidRPr="00F71A01">
        <w:rPr>
          <w:sz w:val="24"/>
          <w:szCs w:val="24"/>
          <w:lang w:val="en-US"/>
        </w:rPr>
        <w:t xml:space="preserve"> </w:t>
      </w:r>
      <w:r w:rsidRPr="00A50C74">
        <w:rPr>
          <w:sz w:val="24"/>
          <w:szCs w:val="24"/>
        </w:rPr>
        <w:t xml:space="preserve">(Available at </w:t>
      </w:r>
      <w:hyperlink r:id="rId35" w:history="1">
        <w:r w:rsidRPr="00D3180A">
          <w:rPr>
            <w:rStyle w:val="af3"/>
            <w:sz w:val="24"/>
            <w:szCs w:val="24"/>
          </w:rPr>
          <w:t>https://npafc.org</w:t>
        </w:r>
      </w:hyperlink>
      <w:r w:rsidRPr="00A50C74">
        <w:rPr>
          <w:sz w:val="24"/>
          <w:szCs w:val="24"/>
        </w:rPr>
        <w:t>).</w:t>
      </w:r>
    </w:p>
    <w:p w14:paraId="04A4E0A2" w14:textId="77777777" w:rsidR="00A70E18" w:rsidRDefault="00A70E18" w:rsidP="00B90C0A">
      <w:pPr>
        <w:spacing w:before="46"/>
        <w:ind w:left="720" w:right="516" w:hanging="720"/>
        <w:contextualSpacing/>
        <w:rPr>
          <w:sz w:val="24"/>
          <w:szCs w:val="24"/>
        </w:rPr>
      </w:pPr>
      <w:r w:rsidRPr="00A50C74">
        <w:rPr>
          <w:sz w:val="24"/>
          <w:szCs w:val="24"/>
        </w:rPr>
        <w:t>Pakhomov, E.A, C. Deeg, S. Esenkulova, G. Foley, B.P.V. Hunt, A. Ivanov, H.K. Jung, G. Kantakov, A. Kanzeparova, A. Khleborodov, C. Neville, V. Radchenko, I. Shurpa, A. Slabinsky, A. Somov, S. Urawa, A. Vazhova, P.S. Vishnu, C. Waters, L. Weitkamp, M. Zuev, and R. Beamish. 2019. Summary of preliminary findings of the International Gulf of Alaska expedition onboard the R/V Professor Kaganovskiy during February 16–March 18, 2019. NPAFC Doc. 1858. 25 pp. Canada, Japan, Korea, Russia, and USA (Available at https://npafc.org).</w:t>
      </w:r>
    </w:p>
    <w:p w14:paraId="444A5E26" w14:textId="77777777" w:rsidR="00A70E18" w:rsidRDefault="00A70E18" w:rsidP="00B90C0A">
      <w:pPr>
        <w:spacing w:before="46"/>
        <w:ind w:left="720" w:right="516" w:hanging="720"/>
        <w:contextualSpacing/>
        <w:rPr>
          <w:sz w:val="24"/>
          <w:szCs w:val="24"/>
        </w:rPr>
      </w:pPr>
      <w:r w:rsidRPr="00F71A01">
        <w:rPr>
          <w:sz w:val="24"/>
          <w:szCs w:val="24"/>
        </w:rPr>
        <w:t>Pakhomov, E.A., R. Beamish, E. Farley, C. Freshwater, J. King, C. Neville, V. Radchenko,</w:t>
      </w:r>
      <w:r>
        <w:rPr>
          <w:sz w:val="24"/>
          <w:szCs w:val="24"/>
        </w:rPr>
        <w:t xml:space="preserve"> </w:t>
      </w:r>
      <w:r w:rsidRPr="00F71A01">
        <w:rPr>
          <w:sz w:val="24"/>
          <w:szCs w:val="24"/>
        </w:rPr>
        <w:t>B. Riddell, S. Sato, A. Somov, S. Urawa, T. van de</w:t>
      </w:r>
      <w:r>
        <w:rPr>
          <w:sz w:val="24"/>
          <w:szCs w:val="24"/>
        </w:rPr>
        <w:t xml:space="preserve">r Stap, L. Weitkamp, C. Graham, </w:t>
      </w:r>
      <w:r w:rsidRPr="00F71A01">
        <w:rPr>
          <w:sz w:val="24"/>
          <w:szCs w:val="24"/>
        </w:rPr>
        <w:lastRenderedPageBreak/>
        <w:t>and</w:t>
      </w:r>
      <w:r>
        <w:rPr>
          <w:sz w:val="24"/>
          <w:szCs w:val="24"/>
        </w:rPr>
        <w:t xml:space="preserve"> </w:t>
      </w:r>
      <w:r w:rsidRPr="00F71A01">
        <w:rPr>
          <w:sz w:val="24"/>
          <w:szCs w:val="24"/>
        </w:rPr>
        <w:t>M. Saunders. 2021. Preliminary cruise plan f</w:t>
      </w:r>
      <w:r>
        <w:rPr>
          <w:sz w:val="24"/>
          <w:szCs w:val="24"/>
        </w:rPr>
        <w:t xml:space="preserve">or the NPAFC International Year </w:t>
      </w:r>
      <w:r w:rsidRPr="00F71A01">
        <w:rPr>
          <w:sz w:val="24"/>
          <w:szCs w:val="24"/>
        </w:rPr>
        <w:t>of the Salmon</w:t>
      </w:r>
      <w:r>
        <w:rPr>
          <w:sz w:val="24"/>
          <w:szCs w:val="24"/>
        </w:rPr>
        <w:t xml:space="preserve"> </w:t>
      </w:r>
      <w:r w:rsidRPr="00F71A01">
        <w:rPr>
          <w:sz w:val="24"/>
          <w:szCs w:val="24"/>
        </w:rPr>
        <w:t>(IYS) 2022 Pan-Pacific Winter H</w:t>
      </w:r>
      <w:r>
        <w:rPr>
          <w:sz w:val="24"/>
          <w:szCs w:val="24"/>
        </w:rPr>
        <w:t xml:space="preserve">igh Seas Expedition. NPAFC Doc. </w:t>
      </w:r>
      <w:r w:rsidRPr="00F71A01">
        <w:rPr>
          <w:sz w:val="24"/>
          <w:szCs w:val="24"/>
        </w:rPr>
        <w:t>1995. 92 pp. (Available</w:t>
      </w:r>
      <w:r>
        <w:rPr>
          <w:sz w:val="24"/>
          <w:szCs w:val="24"/>
        </w:rPr>
        <w:t xml:space="preserve"> </w:t>
      </w:r>
      <w:r w:rsidRPr="00F71A01">
        <w:rPr>
          <w:sz w:val="24"/>
          <w:szCs w:val="24"/>
        </w:rPr>
        <w:t xml:space="preserve">at </w:t>
      </w:r>
      <w:hyperlink r:id="rId36" w:history="1">
        <w:r w:rsidRPr="00D3180A">
          <w:rPr>
            <w:rStyle w:val="af3"/>
            <w:sz w:val="24"/>
            <w:szCs w:val="24"/>
          </w:rPr>
          <w:t>https://npafc.org</w:t>
        </w:r>
      </w:hyperlink>
      <w:r w:rsidRPr="00F71A01">
        <w:rPr>
          <w:sz w:val="24"/>
          <w:szCs w:val="24"/>
        </w:rPr>
        <w:t>).</w:t>
      </w:r>
    </w:p>
    <w:p w14:paraId="740AB397" w14:textId="77777777" w:rsidR="00A70E18" w:rsidRPr="00C95F15" w:rsidRDefault="00A70E18" w:rsidP="00C95F15">
      <w:pPr>
        <w:spacing w:before="46"/>
        <w:ind w:left="720" w:right="516" w:hanging="720"/>
        <w:contextualSpacing/>
        <w:rPr>
          <w:sz w:val="23"/>
          <w:szCs w:val="23"/>
        </w:rPr>
      </w:pPr>
      <w:r>
        <w:rPr>
          <w:sz w:val="23"/>
          <w:szCs w:val="23"/>
        </w:rPr>
        <w:t>Shuntov, V. P., L. N. Bocharov (eds.). 2003. Atlas of quantitative distribution of nekton species in the Okhotsk Sea. FGUP “National Fish Resources” Publishing, Moscow. 1040 pp.</w:t>
      </w:r>
    </w:p>
    <w:p w14:paraId="59989540" w14:textId="77777777" w:rsidR="00A70E18" w:rsidRDefault="00A70E18" w:rsidP="00B90C0A">
      <w:pPr>
        <w:spacing w:before="46"/>
        <w:ind w:left="720" w:right="516" w:hanging="720"/>
        <w:contextualSpacing/>
        <w:rPr>
          <w:sz w:val="24"/>
          <w:szCs w:val="24"/>
        </w:rPr>
      </w:pPr>
      <w:r w:rsidRPr="00A50C74">
        <w:rPr>
          <w:sz w:val="24"/>
          <w:szCs w:val="24"/>
        </w:rPr>
        <w:t>Somov, A., T. Blaine, C.M. Deeg, S. Esenkulova, T.J. Frost, S. Garcia, I.V. Grigorov, B.P.V. Hunt,</w:t>
      </w:r>
      <w:r>
        <w:rPr>
          <w:sz w:val="24"/>
          <w:szCs w:val="24"/>
        </w:rPr>
        <w:t xml:space="preserve"> </w:t>
      </w:r>
      <w:r w:rsidRPr="00A50C74">
        <w:rPr>
          <w:sz w:val="24"/>
          <w:szCs w:val="24"/>
        </w:rPr>
        <w:t xml:space="preserve">A. Kanzeparova, R.V. LaForge, J.E. Lerner, N. Mahara, C.M. Neville, E.A. Pakhomov, B. Riddell, W.W. Strasburger, and R.J. Beamish. 2020. Preliminary findings of the second salmon Gulf of Alaska expedition onboard the R/V Pacific Legacy March 11–April 7, 2020 as part of the International Year of the Salmon. NPAFC Doc. 1930. 48 pp. Russia, Canada, and USA (Available at </w:t>
      </w:r>
      <w:hyperlink r:id="rId37" w:history="1">
        <w:r w:rsidRPr="00D3180A">
          <w:rPr>
            <w:rStyle w:val="af3"/>
            <w:sz w:val="24"/>
            <w:szCs w:val="24"/>
          </w:rPr>
          <w:t>https://npafc.org</w:t>
        </w:r>
      </w:hyperlink>
      <w:r w:rsidRPr="00A50C74">
        <w:rPr>
          <w:sz w:val="24"/>
          <w:szCs w:val="24"/>
        </w:rPr>
        <w:t>).</w:t>
      </w:r>
    </w:p>
    <w:p w14:paraId="4DA29995" w14:textId="77777777" w:rsidR="00A70E18" w:rsidRDefault="00A70E18" w:rsidP="00C95F15">
      <w:pPr>
        <w:spacing w:before="46"/>
        <w:ind w:left="720" w:right="516" w:hanging="720"/>
        <w:contextualSpacing/>
        <w:rPr>
          <w:sz w:val="23"/>
          <w:szCs w:val="23"/>
        </w:rPr>
      </w:pPr>
      <w:r w:rsidRPr="00AE5D86">
        <w:rPr>
          <w:sz w:val="23"/>
          <w:szCs w:val="23"/>
        </w:rPr>
        <w:t xml:space="preserve">Starovoytov, A.N., S.V. Naydenko, E.V. Kurenkova, M.A. Ocheretyany, and N.S. Vanin. 2009. Composition and structure of epipelagic nekton communities in the central and western parts of Subarctic frontal zone in winter and spring of 2009 (Result of 2009 Research Cruise of R/V TINRO. N. Pac. Anadr. Fish Comm. Doc. 1188. 29 pp. (Available at </w:t>
      </w:r>
      <w:hyperlink r:id="rId38" w:history="1">
        <w:r w:rsidRPr="001E23DC">
          <w:rPr>
            <w:rStyle w:val="af3"/>
            <w:sz w:val="23"/>
            <w:szCs w:val="23"/>
          </w:rPr>
          <w:t>www.npafc.org</w:t>
        </w:r>
      </w:hyperlink>
      <w:r w:rsidRPr="00AE5D86">
        <w:rPr>
          <w:sz w:val="23"/>
          <w:szCs w:val="23"/>
        </w:rPr>
        <w:t>)</w:t>
      </w:r>
      <w:r>
        <w:rPr>
          <w:sz w:val="23"/>
          <w:szCs w:val="23"/>
        </w:rPr>
        <w:t>.</w:t>
      </w:r>
    </w:p>
    <w:p w14:paraId="71EAC118" w14:textId="77777777" w:rsidR="00A70E18" w:rsidRDefault="00A70E18" w:rsidP="00C95F15">
      <w:pPr>
        <w:spacing w:before="46"/>
        <w:ind w:left="720" w:right="516" w:hanging="720"/>
        <w:contextualSpacing/>
        <w:rPr>
          <w:sz w:val="23"/>
          <w:szCs w:val="23"/>
        </w:rPr>
      </w:pPr>
      <w:r>
        <w:rPr>
          <w:sz w:val="23"/>
          <w:szCs w:val="23"/>
        </w:rPr>
        <w:t>Volkov A. F. 2008. Technique of collecting and processing the samples of plankton and the samples on nekton feeding (step-by-step instructions). Izvestiya TINRO 154: 405–416.</w:t>
      </w:r>
    </w:p>
    <w:p w14:paraId="55FE98FF" w14:textId="77777777" w:rsidR="00A70E18" w:rsidRDefault="00A70E18" w:rsidP="00464549">
      <w:pPr>
        <w:spacing w:before="46"/>
        <w:ind w:left="720" w:right="516" w:hanging="720"/>
        <w:contextualSpacing/>
        <w:rPr>
          <w:sz w:val="23"/>
          <w:szCs w:val="23"/>
        </w:rPr>
      </w:pPr>
      <w:r w:rsidRPr="00464549">
        <w:rPr>
          <w:sz w:val="23"/>
          <w:szCs w:val="23"/>
        </w:rPr>
        <w:t xml:space="preserve">Volvenko, I. 1999. Some Algorithms of Data Processing on Abundance and Size—weight Structure of Catches. </w:t>
      </w:r>
      <w:r>
        <w:rPr>
          <w:sz w:val="23"/>
          <w:szCs w:val="23"/>
        </w:rPr>
        <w:t xml:space="preserve">Izvestiya TINRO 126: 1. </w:t>
      </w:r>
    </w:p>
    <w:p w14:paraId="23406267" w14:textId="77777777" w:rsidR="00A70E18" w:rsidRDefault="00A70E18" w:rsidP="00464549">
      <w:pPr>
        <w:spacing w:before="46"/>
        <w:ind w:left="720" w:right="516" w:hanging="720"/>
        <w:contextualSpacing/>
        <w:rPr>
          <w:sz w:val="23"/>
          <w:szCs w:val="23"/>
        </w:rPr>
      </w:pPr>
      <w:r>
        <w:rPr>
          <w:sz w:val="23"/>
          <w:szCs w:val="23"/>
        </w:rPr>
        <w:t>Volvenko, I. 2000. Problems in estimation of fish abundance by trawl sampling. NPAFC Doc 506: 29.</w:t>
      </w:r>
    </w:p>
    <w:sectPr w:rsidR="00A70E18" w:rsidSect="0028120D">
      <w:pgSz w:w="12240" w:h="15840"/>
      <w:pgMar w:top="1440" w:right="1440" w:bottom="1440" w:left="1440"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8DAAA" w16cid:durableId="263EA410"/>
  <w16cid:commentId w16cid:paraId="3E1982FA" w16cid:durableId="263E9E9A"/>
  <w16cid:commentId w16cid:paraId="73C28BC8" w16cid:durableId="263E9E9B"/>
  <w16cid:commentId w16cid:paraId="09796521" w16cid:durableId="263E9E9C"/>
  <w16cid:commentId w16cid:paraId="11296501" w16cid:durableId="263E9E9D"/>
  <w16cid:commentId w16cid:paraId="7C148BCF" w16cid:durableId="263E9E9E"/>
  <w16cid:commentId w16cid:paraId="3B448A19" w16cid:durableId="263E9E9F"/>
  <w16cid:commentId w16cid:paraId="4F72AB56" w16cid:durableId="263E9EA0"/>
  <w16cid:commentId w16cid:paraId="7D23DC4D" w16cid:durableId="263E9EA1"/>
  <w16cid:commentId w16cid:paraId="0BF6ED57" w16cid:durableId="263F92C8"/>
  <w16cid:commentId w16cid:paraId="63C782E9" w16cid:durableId="263E9EA2"/>
  <w16cid:commentId w16cid:paraId="77F6181B" w16cid:durableId="263E9EA3"/>
  <w16cid:commentId w16cid:paraId="3707C07D" w16cid:durableId="263E9EA4"/>
  <w16cid:commentId w16cid:paraId="3F705ED7" w16cid:durableId="263E9EA5"/>
  <w16cid:commentId w16cid:paraId="54F3395E" w16cid:durableId="263E9EA6"/>
  <w16cid:commentId w16cid:paraId="11ECAE22" w16cid:durableId="263E9EA7"/>
  <w16cid:commentId w16cid:paraId="3FE0FFCE" w16cid:durableId="263E9EA8"/>
  <w16cid:commentId w16cid:paraId="35C2572E" w16cid:durableId="263E9EA9"/>
  <w16cid:commentId w16cid:paraId="7B975547" w16cid:durableId="263E9EAA"/>
  <w16cid:commentId w16cid:paraId="77AF6F43" w16cid:durableId="263E9EAB"/>
  <w16cid:commentId w16cid:paraId="204C61E4" w16cid:durableId="263E9EAC"/>
  <w16cid:commentId w16cid:paraId="10857B8B" w16cid:durableId="263E9EAE"/>
  <w16cid:commentId w16cid:paraId="6BE13CF7" w16cid:durableId="263E9EAF"/>
  <w16cid:commentId w16cid:paraId="3AECB5C9" w16cid:durableId="263E9EB0"/>
  <w16cid:commentId w16cid:paraId="2606A2C8" w16cid:durableId="263E9EB1"/>
  <w16cid:commentId w16cid:paraId="679FA66D" w16cid:durableId="263E9EB2"/>
  <w16cid:commentId w16cid:paraId="72C08048" w16cid:durableId="263E9EB3"/>
  <w16cid:commentId w16cid:paraId="5E063E72" w16cid:durableId="263E9EB4"/>
  <w16cid:commentId w16cid:paraId="309671A8" w16cid:durableId="263E9EB5"/>
  <w16cid:commentId w16cid:paraId="1693167F" w16cid:durableId="263E9EB6"/>
  <w16cid:commentId w16cid:paraId="23D2BF29" w16cid:durableId="263E9EB7"/>
  <w16cid:commentId w16cid:paraId="66FC4423" w16cid:durableId="263E9EB8"/>
  <w16cid:commentId w16cid:paraId="76CECE0D" w16cid:durableId="263E9EB9"/>
  <w16cid:commentId w16cid:paraId="76C3B2AB" w16cid:durableId="263E9EB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37C24" w14:textId="77777777" w:rsidR="008D3A41" w:rsidRDefault="008D3A41" w:rsidP="00ED0780">
      <w:r>
        <w:separator/>
      </w:r>
    </w:p>
  </w:endnote>
  <w:endnote w:type="continuationSeparator" w:id="0">
    <w:p w14:paraId="45F3C4A6" w14:textId="77777777" w:rsidR="008D3A41" w:rsidRDefault="008D3A41" w:rsidP="00ED0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7021"/>
      <w:docPartObj>
        <w:docPartGallery w:val="Page Numbers (Bottom of Page)"/>
        <w:docPartUnique/>
      </w:docPartObj>
    </w:sdtPr>
    <w:sdtEndPr/>
    <w:sdtContent>
      <w:p w14:paraId="07E3E6F9" w14:textId="592D6E0A" w:rsidR="000149D4" w:rsidRDefault="000149D4">
        <w:pPr>
          <w:pStyle w:val="a7"/>
          <w:jc w:val="center"/>
        </w:pPr>
        <w:r>
          <w:fldChar w:fldCharType="begin"/>
        </w:r>
        <w:r>
          <w:instrText xml:space="preserve"> PAGE   \* MERGEFORMAT </w:instrText>
        </w:r>
        <w:r>
          <w:fldChar w:fldCharType="separate"/>
        </w:r>
        <w:r w:rsidR="002A06E4">
          <w:rPr>
            <w:noProof/>
          </w:rPr>
          <w:t>26</w:t>
        </w:r>
        <w:r>
          <w:rPr>
            <w:noProof/>
          </w:rPr>
          <w:fldChar w:fldCharType="end"/>
        </w:r>
      </w:p>
    </w:sdtContent>
  </w:sdt>
  <w:p w14:paraId="4D208BDD" w14:textId="77777777" w:rsidR="000149D4" w:rsidRDefault="000149D4">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7022"/>
      <w:docPartObj>
        <w:docPartGallery w:val="Page Numbers (Bottom of Page)"/>
        <w:docPartUnique/>
      </w:docPartObj>
    </w:sdtPr>
    <w:sdtEndPr/>
    <w:sdtContent>
      <w:p w14:paraId="182E1363" w14:textId="669C1C66" w:rsidR="000149D4" w:rsidRDefault="000149D4">
        <w:pPr>
          <w:pStyle w:val="a7"/>
          <w:jc w:val="center"/>
        </w:pPr>
        <w:r>
          <w:fldChar w:fldCharType="begin"/>
        </w:r>
        <w:r>
          <w:instrText xml:space="preserve"> PAGE   \* MERGEFORMAT </w:instrText>
        </w:r>
        <w:r>
          <w:fldChar w:fldCharType="separate"/>
        </w:r>
        <w:r w:rsidR="002A06E4">
          <w:rPr>
            <w:noProof/>
          </w:rPr>
          <w:t>25</w:t>
        </w:r>
        <w:r>
          <w:rPr>
            <w:noProof/>
          </w:rPr>
          <w:fldChar w:fldCharType="end"/>
        </w:r>
      </w:p>
    </w:sdtContent>
  </w:sdt>
  <w:p w14:paraId="3AAA6CD8" w14:textId="77777777" w:rsidR="000149D4" w:rsidRDefault="000149D4" w:rsidP="0028120D">
    <w:pPr>
      <w:pStyle w:val="a7"/>
      <w:tabs>
        <w:tab w:val="clear" w:pos="4680"/>
        <w:tab w:val="clear" w:pos="9360"/>
        <w:tab w:val="left" w:pos="56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4DE12" w14:textId="77777777" w:rsidR="008D3A41" w:rsidRDefault="008D3A41" w:rsidP="00ED0780">
      <w:r>
        <w:separator/>
      </w:r>
    </w:p>
  </w:footnote>
  <w:footnote w:type="continuationSeparator" w:id="0">
    <w:p w14:paraId="57D10447" w14:textId="77777777" w:rsidR="008D3A41" w:rsidRDefault="008D3A41" w:rsidP="00ED07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B6E29"/>
    <w:multiLevelType w:val="hybridMultilevel"/>
    <w:tmpl w:val="4E00A9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3526F46"/>
    <w:multiLevelType w:val="hybridMultilevel"/>
    <w:tmpl w:val="D054D1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9E224AB"/>
    <w:multiLevelType w:val="hybridMultilevel"/>
    <w:tmpl w:val="AEB8684A"/>
    <w:lvl w:ilvl="0" w:tplc="1009000F">
      <w:start w:val="1"/>
      <w:numFmt w:val="decimal"/>
      <w:lvlText w:val="%1."/>
      <w:lvlJc w:val="left"/>
      <w:pPr>
        <w:ind w:left="720" w:hanging="360"/>
      </w:pPr>
      <w:rPr>
        <w:rFonts w:hint="default"/>
      </w:rPr>
    </w:lvl>
    <w:lvl w:ilvl="1" w:tplc="7298925E">
      <w:start w:val="1"/>
      <w:numFmt w:val="lowerLetter"/>
      <w:lvlText w:val="%2."/>
      <w:lvlJc w:val="left"/>
      <w:pPr>
        <w:ind w:left="1440" w:hanging="360"/>
      </w:pPr>
      <w:rPr>
        <w:rFonts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8211616"/>
    <w:multiLevelType w:val="hybridMultilevel"/>
    <w:tmpl w:val="FD1CC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778A3C39"/>
    <w:multiLevelType w:val="hybridMultilevel"/>
    <w:tmpl w:val="4636EC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лексей Сомов">
    <w15:presenceInfo w15:providerId="Windows Live" w15:userId="e649d04268ce14a8"/>
  </w15:person>
  <w15:person w15:author="epakhomov">
    <w15:presenceInfo w15:providerId="None" w15:userId="epakhom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44C"/>
    <w:rsid w:val="000149D4"/>
    <w:rsid w:val="00030142"/>
    <w:rsid w:val="000338CB"/>
    <w:rsid w:val="0004035D"/>
    <w:rsid w:val="00044E77"/>
    <w:rsid w:val="0005123E"/>
    <w:rsid w:val="000717C3"/>
    <w:rsid w:val="000740F7"/>
    <w:rsid w:val="0007505E"/>
    <w:rsid w:val="000762B0"/>
    <w:rsid w:val="00077EE9"/>
    <w:rsid w:val="000945B0"/>
    <w:rsid w:val="00095ACE"/>
    <w:rsid w:val="00096AE7"/>
    <w:rsid w:val="000B3F11"/>
    <w:rsid w:val="000C092B"/>
    <w:rsid w:val="000C1728"/>
    <w:rsid w:val="000C42EB"/>
    <w:rsid w:val="000C472E"/>
    <w:rsid w:val="000C5CE7"/>
    <w:rsid w:val="000C727C"/>
    <w:rsid w:val="000E648A"/>
    <w:rsid w:val="000F26D1"/>
    <w:rsid w:val="000F4B77"/>
    <w:rsid w:val="001415AF"/>
    <w:rsid w:val="00143F6F"/>
    <w:rsid w:val="0015309D"/>
    <w:rsid w:val="00157C17"/>
    <w:rsid w:val="0017035E"/>
    <w:rsid w:val="00184BF3"/>
    <w:rsid w:val="0018569E"/>
    <w:rsid w:val="001912F3"/>
    <w:rsid w:val="00193CD3"/>
    <w:rsid w:val="00196989"/>
    <w:rsid w:val="001A2CF6"/>
    <w:rsid w:val="001B29D9"/>
    <w:rsid w:val="001B54EE"/>
    <w:rsid w:val="001D3E88"/>
    <w:rsid w:val="001F2BD0"/>
    <w:rsid w:val="002275C2"/>
    <w:rsid w:val="00232124"/>
    <w:rsid w:val="002356FE"/>
    <w:rsid w:val="00235B1C"/>
    <w:rsid w:val="0024401F"/>
    <w:rsid w:val="00245C5B"/>
    <w:rsid w:val="002502A6"/>
    <w:rsid w:val="0025567B"/>
    <w:rsid w:val="00265564"/>
    <w:rsid w:val="00266F38"/>
    <w:rsid w:val="00270880"/>
    <w:rsid w:val="0028120D"/>
    <w:rsid w:val="002845D3"/>
    <w:rsid w:val="002959A4"/>
    <w:rsid w:val="002A06E4"/>
    <w:rsid w:val="002A34EB"/>
    <w:rsid w:val="002C5070"/>
    <w:rsid w:val="002D7178"/>
    <w:rsid w:val="002E06D0"/>
    <w:rsid w:val="002F37D3"/>
    <w:rsid w:val="002F7D42"/>
    <w:rsid w:val="00313FB8"/>
    <w:rsid w:val="003166CB"/>
    <w:rsid w:val="0031752F"/>
    <w:rsid w:val="003366A2"/>
    <w:rsid w:val="003374E7"/>
    <w:rsid w:val="00342544"/>
    <w:rsid w:val="0034300A"/>
    <w:rsid w:val="00344AD2"/>
    <w:rsid w:val="00350EB0"/>
    <w:rsid w:val="00351BAF"/>
    <w:rsid w:val="00351FE8"/>
    <w:rsid w:val="00352BDE"/>
    <w:rsid w:val="00354C3C"/>
    <w:rsid w:val="00360CE4"/>
    <w:rsid w:val="003628FB"/>
    <w:rsid w:val="00371A1A"/>
    <w:rsid w:val="00373CC8"/>
    <w:rsid w:val="0038371A"/>
    <w:rsid w:val="00384D43"/>
    <w:rsid w:val="003A446A"/>
    <w:rsid w:val="003A48DE"/>
    <w:rsid w:val="003C3772"/>
    <w:rsid w:val="003D68BB"/>
    <w:rsid w:val="003E6BDD"/>
    <w:rsid w:val="003F346B"/>
    <w:rsid w:val="003F3654"/>
    <w:rsid w:val="003F5AA3"/>
    <w:rsid w:val="003F7D9E"/>
    <w:rsid w:val="00401A6C"/>
    <w:rsid w:val="004032F1"/>
    <w:rsid w:val="00407219"/>
    <w:rsid w:val="0041118D"/>
    <w:rsid w:val="00417CD2"/>
    <w:rsid w:val="00426CA0"/>
    <w:rsid w:val="00436016"/>
    <w:rsid w:val="00447BCC"/>
    <w:rsid w:val="00452B34"/>
    <w:rsid w:val="00455233"/>
    <w:rsid w:val="00455344"/>
    <w:rsid w:val="00455D80"/>
    <w:rsid w:val="00456CF6"/>
    <w:rsid w:val="004619C3"/>
    <w:rsid w:val="00464549"/>
    <w:rsid w:val="004866F2"/>
    <w:rsid w:val="004B0DD2"/>
    <w:rsid w:val="004D640A"/>
    <w:rsid w:val="004F4B40"/>
    <w:rsid w:val="004F4C9A"/>
    <w:rsid w:val="0050051F"/>
    <w:rsid w:val="00501CC5"/>
    <w:rsid w:val="00502223"/>
    <w:rsid w:val="0051349F"/>
    <w:rsid w:val="0052022A"/>
    <w:rsid w:val="00531D11"/>
    <w:rsid w:val="00536661"/>
    <w:rsid w:val="00540C50"/>
    <w:rsid w:val="00551CD2"/>
    <w:rsid w:val="00553809"/>
    <w:rsid w:val="005620D2"/>
    <w:rsid w:val="005707D4"/>
    <w:rsid w:val="0057410F"/>
    <w:rsid w:val="00582529"/>
    <w:rsid w:val="00590C2A"/>
    <w:rsid w:val="005A3AF3"/>
    <w:rsid w:val="005B4AB4"/>
    <w:rsid w:val="005C0479"/>
    <w:rsid w:val="005C0B55"/>
    <w:rsid w:val="005C6C26"/>
    <w:rsid w:val="005D1476"/>
    <w:rsid w:val="005F4B4C"/>
    <w:rsid w:val="005F5DC8"/>
    <w:rsid w:val="006234E4"/>
    <w:rsid w:val="00624718"/>
    <w:rsid w:val="0062603E"/>
    <w:rsid w:val="0063411D"/>
    <w:rsid w:val="006350F4"/>
    <w:rsid w:val="00635C7A"/>
    <w:rsid w:val="00662A5C"/>
    <w:rsid w:val="006735CD"/>
    <w:rsid w:val="00674867"/>
    <w:rsid w:val="00684AC4"/>
    <w:rsid w:val="00692A62"/>
    <w:rsid w:val="006A0397"/>
    <w:rsid w:val="006C1930"/>
    <w:rsid w:val="006C3BA1"/>
    <w:rsid w:val="006F288B"/>
    <w:rsid w:val="006F4754"/>
    <w:rsid w:val="006F5F70"/>
    <w:rsid w:val="007023D7"/>
    <w:rsid w:val="007030C5"/>
    <w:rsid w:val="007037E3"/>
    <w:rsid w:val="00705661"/>
    <w:rsid w:val="00713613"/>
    <w:rsid w:val="00733CE5"/>
    <w:rsid w:val="00744FF8"/>
    <w:rsid w:val="00745670"/>
    <w:rsid w:val="0074693E"/>
    <w:rsid w:val="007714D1"/>
    <w:rsid w:val="0077200A"/>
    <w:rsid w:val="00775C79"/>
    <w:rsid w:val="007940FC"/>
    <w:rsid w:val="007B520A"/>
    <w:rsid w:val="007C02FD"/>
    <w:rsid w:val="007F08C0"/>
    <w:rsid w:val="00804761"/>
    <w:rsid w:val="008073B1"/>
    <w:rsid w:val="0081558F"/>
    <w:rsid w:val="008167EF"/>
    <w:rsid w:val="0083063B"/>
    <w:rsid w:val="00842C1F"/>
    <w:rsid w:val="00843F55"/>
    <w:rsid w:val="008541D2"/>
    <w:rsid w:val="00856764"/>
    <w:rsid w:val="00867B65"/>
    <w:rsid w:val="00882047"/>
    <w:rsid w:val="008A3560"/>
    <w:rsid w:val="008A3665"/>
    <w:rsid w:val="008A5346"/>
    <w:rsid w:val="008B3553"/>
    <w:rsid w:val="008D3A41"/>
    <w:rsid w:val="008E3C31"/>
    <w:rsid w:val="008F09AD"/>
    <w:rsid w:val="008F44B0"/>
    <w:rsid w:val="008F5A25"/>
    <w:rsid w:val="009047D8"/>
    <w:rsid w:val="009136DA"/>
    <w:rsid w:val="0091487B"/>
    <w:rsid w:val="00917831"/>
    <w:rsid w:val="009319D5"/>
    <w:rsid w:val="009361A0"/>
    <w:rsid w:val="00936A6D"/>
    <w:rsid w:val="00940108"/>
    <w:rsid w:val="00947247"/>
    <w:rsid w:val="00947700"/>
    <w:rsid w:val="00971EF4"/>
    <w:rsid w:val="00974F58"/>
    <w:rsid w:val="00976191"/>
    <w:rsid w:val="0097639F"/>
    <w:rsid w:val="009C2761"/>
    <w:rsid w:val="009E4AF8"/>
    <w:rsid w:val="00A01A01"/>
    <w:rsid w:val="00A023BE"/>
    <w:rsid w:val="00A05C27"/>
    <w:rsid w:val="00A078EC"/>
    <w:rsid w:val="00A13577"/>
    <w:rsid w:val="00A2369F"/>
    <w:rsid w:val="00A25B87"/>
    <w:rsid w:val="00A267C5"/>
    <w:rsid w:val="00A36B52"/>
    <w:rsid w:val="00A471CF"/>
    <w:rsid w:val="00A50070"/>
    <w:rsid w:val="00A50C74"/>
    <w:rsid w:val="00A70E18"/>
    <w:rsid w:val="00A938C5"/>
    <w:rsid w:val="00A9706A"/>
    <w:rsid w:val="00AA17FE"/>
    <w:rsid w:val="00AA6060"/>
    <w:rsid w:val="00AA79DE"/>
    <w:rsid w:val="00AA7E3F"/>
    <w:rsid w:val="00AB3E00"/>
    <w:rsid w:val="00AC3BDC"/>
    <w:rsid w:val="00AD7410"/>
    <w:rsid w:val="00AE5D86"/>
    <w:rsid w:val="00AE6EA3"/>
    <w:rsid w:val="00B32067"/>
    <w:rsid w:val="00B36BD0"/>
    <w:rsid w:val="00B55D76"/>
    <w:rsid w:val="00B666EC"/>
    <w:rsid w:val="00B66B9A"/>
    <w:rsid w:val="00B704EC"/>
    <w:rsid w:val="00B72FF4"/>
    <w:rsid w:val="00B7584A"/>
    <w:rsid w:val="00B8340D"/>
    <w:rsid w:val="00B90C0A"/>
    <w:rsid w:val="00B94186"/>
    <w:rsid w:val="00BA423B"/>
    <w:rsid w:val="00BA71E2"/>
    <w:rsid w:val="00BB2B29"/>
    <w:rsid w:val="00BB3574"/>
    <w:rsid w:val="00BC082A"/>
    <w:rsid w:val="00BE241E"/>
    <w:rsid w:val="00BE4719"/>
    <w:rsid w:val="00BF07C1"/>
    <w:rsid w:val="00C03FC5"/>
    <w:rsid w:val="00C045F7"/>
    <w:rsid w:val="00C11B93"/>
    <w:rsid w:val="00C1701C"/>
    <w:rsid w:val="00C1769B"/>
    <w:rsid w:val="00C33420"/>
    <w:rsid w:val="00C33E69"/>
    <w:rsid w:val="00C425BF"/>
    <w:rsid w:val="00C4395C"/>
    <w:rsid w:val="00C45647"/>
    <w:rsid w:val="00C629A9"/>
    <w:rsid w:val="00C654A6"/>
    <w:rsid w:val="00C77ED3"/>
    <w:rsid w:val="00C84DA7"/>
    <w:rsid w:val="00C863F6"/>
    <w:rsid w:val="00C92EB9"/>
    <w:rsid w:val="00C95F15"/>
    <w:rsid w:val="00CC4B4D"/>
    <w:rsid w:val="00CD5B21"/>
    <w:rsid w:val="00CD7E7F"/>
    <w:rsid w:val="00CE5494"/>
    <w:rsid w:val="00CE6DD5"/>
    <w:rsid w:val="00CF1072"/>
    <w:rsid w:val="00CF797C"/>
    <w:rsid w:val="00CF7BE2"/>
    <w:rsid w:val="00D273CC"/>
    <w:rsid w:val="00D3393D"/>
    <w:rsid w:val="00D43891"/>
    <w:rsid w:val="00D50550"/>
    <w:rsid w:val="00D54BDD"/>
    <w:rsid w:val="00D569DB"/>
    <w:rsid w:val="00D70A8E"/>
    <w:rsid w:val="00D9691A"/>
    <w:rsid w:val="00D97096"/>
    <w:rsid w:val="00DA41F3"/>
    <w:rsid w:val="00DB0072"/>
    <w:rsid w:val="00DD2931"/>
    <w:rsid w:val="00DD3F75"/>
    <w:rsid w:val="00DD3FE8"/>
    <w:rsid w:val="00DE64EF"/>
    <w:rsid w:val="00DF0D61"/>
    <w:rsid w:val="00DF1F6A"/>
    <w:rsid w:val="00E05FF7"/>
    <w:rsid w:val="00E2022E"/>
    <w:rsid w:val="00E2222B"/>
    <w:rsid w:val="00E22757"/>
    <w:rsid w:val="00E36865"/>
    <w:rsid w:val="00E37659"/>
    <w:rsid w:val="00E5038C"/>
    <w:rsid w:val="00E53317"/>
    <w:rsid w:val="00E60D42"/>
    <w:rsid w:val="00E62517"/>
    <w:rsid w:val="00E63378"/>
    <w:rsid w:val="00E65CC6"/>
    <w:rsid w:val="00E71E7D"/>
    <w:rsid w:val="00E819F5"/>
    <w:rsid w:val="00E936D7"/>
    <w:rsid w:val="00EA47D5"/>
    <w:rsid w:val="00EB195C"/>
    <w:rsid w:val="00EB5C1D"/>
    <w:rsid w:val="00EB5EB6"/>
    <w:rsid w:val="00EB6C0E"/>
    <w:rsid w:val="00EC030D"/>
    <w:rsid w:val="00ED0780"/>
    <w:rsid w:val="00EE5FC9"/>
    <w:rsid w:val="00F022E0"/>
    <w:rsid w:val="00F06EE8"/>
    <w:rsid w:val="00F41134"/>
    <w:rsid w:val="00F44829"/>
    <w:rsid w:val="00F52C6C"/>
    <w:rsid w:val="00F60B78"/>
    <w:rsid w:val="00F61059"/>
    <w:rsid w:val="00F71599"/>
    <w:rsid w:val="00F71884"/>
    <w:rsid w:val="00F71A01"/>
    <w:rsid w:val="00F8579D"/>
    <w:rsid w:val="00F9350C"/>
    <w:rsid w:val="00FA342A"/>
    <w:rsid w:val="00FB2D56"/>
    <w:rsid w:val="00FB5508"/>
    <w:rsid w:val="00FB63BE"/>
    <w:rsid w:val="00FB644C"/>
    <w:rsid w:val="00FC06D9"/>
    <w:rsid w:val="00FC1110"/>
    <w:rsid w:val="00FC37A0"/>
    <w:rsid w:val="00FD29D0"/>
    <w:rsid w:val="00FD59F9"/>
    <w:rsid w:val="00FD6DEA"/>
    <w:rsid w:val="00FE13F7"/>
    <w:rsid w:val="00FE693F"/>
    <w:rsid w:val="00FE7F3A"/>
    <w:rsid w:val="00FF44A6"/>
    <w:rsid w:val="577547B6"/>
    <w:rsid w:val="67C418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55E2"/>
  <w15:docId w15:val="{109196E5-287F-4C71-8E14-DA941520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346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3F346B"/>
    <w:pPr>
      <w:spacing w:before="60"/>
      <w:ind w:left="956" w:right="1001"/>
      <w:jc w:val="center"/>
      <w:outlineLvl w:val="0"/>
    </w:pPr>
    <w:rPr>
      <w:b/>
      <w:bCs/>
      <w:sz w:val="28"/>
      <w:szCs w:val="28"/>
    </w:rPr>
  </w:style>
  <w:style w:type="paragraph" w:styleId="2">
    <w:name w:val="heading 2"/>
    <w:basedOn w:val="a"/>
    <w:next w:val="a"/>
    <w:link w:val="20"/>
    <w:uiPriority w:val="9"/>
    <w:unhideWhenUsed/>
    <w:qFormat/>
    <w:rsid w:val="00AC3BDC"/>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link w:val="30"/>
    <w:uiPriority w:val="9"/>
    <w:unhideWhenUsed/>
    <w:qFormat/>
    <w:rsid w:val="003F346B"/>
    <w:pPr>
      <w:ind w:left="391"/>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346B"/>
    <w:rPr>
      <w:rFonts w:ascii="Times New Roman" w:eastAsia="Times New Roman" w:hAnsi="Times New Roman" w:cs="Times New Roman"/>
      <w:b/>
      <w:bCs/>
      <w:sz w:val="28"/>
      <w:szCs w:val="28"/>
    </w:rPr>
  </w:style>
  <w:style w:type="character" w:customStyle="1" w:styleId="30">
    <w:name w:val="Заголовок 3 Знак"/>
    <w:basedOn w:val="a0"/>
    <w:link w:val="3"/>
    <w:uiPriority w:val="9"/>
    <w:rsid w:val="003F346B"/>
    <w:rPr>
      <w:rFonts w:ascii="Times New Roman" w:eastAsia="Times New Roman" w:hAnsi="Times New Roman" w:cs="Times New Roman"/>
      <w:b/>
      <w:bCs/>
      <w:sz w:val="24"/>
      <w:szCs w:val="24"/>
    </w:rPr>
  </w:style>
  <w:style w:type="paragraph" w:styleId="a3">
    <w:name w:val="Body Text"/>
    <w:basedOn w:val="a"/>
    <w:link w:val="a4"/>
    <w:uiPriority w:val="1"/>
    <w:qFormat/>
    <w:rsid w:val="003F346B"/>
    <w:pPr>
      <w:ind w:left="391"/>
    </w:pPr>
    <w:rPr>
      <w:sz w:val="24"/>
      <w:szCs w:val="24"/>
    </w:rPr>
  </w:style>
  <w:style w:type="character" w:customStyle="1" w:styleId="a4">
    <w:name w:val="Основной текст Знак"/>
    <w:basedOn w:val="a0"/>
    <w:link w:val="a3"/>
    <w:uiPriority w:val="1"/>
    <w:rsid w:val="003F346B"/>
    <w:rPr>
      <w:rFonts w:ascii="Times New Roman" w:eastAsia="Times New Roman" w:hAnsi="Times New Roman" w:cs="Times New Roman"/>
      <w:sz w:val="24"/>
      <w:szCs w:val="24"/>
    </w:rPr>
  </w:style>
  <w:style w:type="paragraph" w:styleId="a5">
    <w:name w:val="header"/>
    <w:basedOn w:val="a"/>
    <w:link w:val="a6"/>
    <w:uiPriority w:val="99"/>
    <w:unhideWhenUsed/>
    <w:rsid w:val="00ED0780"/>
    <w:pPr>
      <w:tabs>
        <w:tab w:val="center" w:pos="4680"/>
        <w:tab w:val="right" w:pos="9360"/>
      </w:tabs>
    </w:pPr>
  </w:style>
  <w:style w:type="character" w:customStyle="1" w:styleId="a6">
    <w:name w:val="Верхний колонтитул Знак"/>
    <w:basedOn w:val="a0"/>
    <w:link w:val="a5"/>
    <w:uiPriority w:val="99"/>
    <w:rsid w:val="00ED0780"/>
    <w:rPr>
      <w:rFonts w:ascii="Times New Roman" w:eastAsia="Times New Roman" w:hAnsi="Times New Roman" w:cs="Times New Roman"/>
    </w:rPr>
  </w:style>
  <w:style w:type="paragraph" w:styleId="a7">
    <w:name w:val="footer"/>
    <w:basedOn w:val="a"/>
    <w:link w:val="a8"/>
    <w:uiPriority w:val="99"/>
    <w:unhideWhenUsed/>
    <w:rsid w:val="00ED0780"/>
    <w:pPr>
      <w:tabs>
        <w:tab w:val="center" w:pos="4680"/>
        <w:tab w:val="right" w:pos="9360"/>
      </w:tabs>
    </w:pPr>
  </w:style>
  <w:style w:type="character" w:customStyle="1" w:styleId="a8">
    <w:name w:val="Нижний колонтитул Знак"/>
    <w:basedOn w:val="a0"/>
    <w:link w:val="a7"/>
    <w:uiPriority w:val="99"/>
    <w:rsid w:val="00ED0780"/>
    <w:rPr>
      <w:rFonts w:ascii="Times New Roman" w:eastAsia="Times New Roman" w:hAnsi="Times New Roman" w:cs="Times New Roman"/>
    </w:rPr>
  </w:style>
  <w:style w:type="character" w:styleId="a9">
    <w:name w:val="annotation reference"/>
    <w:basedOn w:val="a0"/>
    <w:uiPriority w:val="99"/>
    <w:semiHidden/>
    <w:unhideWhenUsed/>
    <w:rsid w:val="003166CB"/>
    <w:rPr>
      <w:sz w:val="16"/>
      <w:szCs w:val="16"/>
    </w:rPr>
  </w:style>
  <w:style w:type="paragraph" w:styleId="aa">
    <w:name w:val="annotation text"/>
    <w:basedOn w:val="a"/>
    <w:link w:val="ab"/>
    <w:uiPriority w:val="99"/>
    <w:semiHidden/>
    <w:unhideWhenUsed/>
    <w:rsid w:val="003166CB"/>
    <w:rPr>
      <w:sz w:val="20"/>
      <w:szCs w:val="20"/>
    </w:rPr>
  </w:style>
  <w:style w:type="character" w:customStyle="1" w:styleId="ab">
    <w:name w:val="Текст примечания Знак"/>
    <w:basedOn w:val="a0"/>
    <w:link w:val="aa"/>
    <w:uiPriority w:val="99"/>
    <w:semiHidden/>
    <w:rsid w:val="003166CB"/>
    <w:rPr>
      <w:rFonts w:ascii="Times New Roman" w:eastAsia="Times New Roman" w:hAnsi="Times New Roman" w:cs="Times New Roman"/>
      <w:sz w:val="20"/>
      <w:szCs w:val="20"/>
    </w:rPr>
  </w:style>
  <w:style w:type="paragraph" w:styleId="ac">
    <w:name w:val="annotation subject"/>
    <w:basedOn w:val="aa"/>
    <w:next w:val="aa"/>
    <w:link w:val="ad"/>
    <w:uiPriority w:val="99"/>
    <w:semiHidden/>
    <w:unhideWhenUsed/>
    <w:rsid w:val="003166CB"/>
    <w:rPr>
      <w:b/>
      <w:bCs/>
    </w:rPr>
  </w:style>
  <w:style w:type="character" w:customStyle="1" w:styleId="ad">
    <w:name w:val="Тема примечания Знак"/>
    <w:basedOn w:val="ab"/>
    <w:link w:val="ac"/>
    <w:uiPriority w:val="99"/>
    <w:semiHidden/>
    <w:rsid w:val="003166CB"/>
    <w:rPr>
      <w:rFonts w:ascii="Times New Roman" w:eastAsia="Times New Roman" w:hAnsi="Times New Roman" w:cs="Times New Roman"/>
      <w:b/>
      <w:bCs/>
      <w:sz w:val="20"/>
      <w:szCs w:val="20"/>
    </w:rPr>
  </w:style>
  <w:style w:type="paragraph" w:styleId="31">
    <w:name w:val="Body Text 3"/>
    <w:basedOn w:val="a"/>
    <w:link w:val="32"/>
    <w:uiPriority w:val="99"/>
    <w:semiHidden/>
    <w:unhideWhenUsed/>
    <w:rsid w:val="00A13577"/>
    <w:pPr>
      <w:spacing w:after="120"/>
    </w:pPr>
    <w:rPr>
      <w:sz w:val="16"/>
      <w:szCs w:val="16"/>
    </w:rPr>
  </w:style>
  <w:style w:type="character" w:customStyle="1" w:styleId="32">
    <w:name w:val="Основной текст 3 Знак"/>
    <w:basedOn w:val="a0"/>
    <w:link w:val="31"/>
    <w:uiPriority w:val="99"/>
    <w:semiHidden/>
    <w:rsid w:val="00A13577"/>
    <w:rPr>
      <w:rFonts w:ascii="Times New Roman" w:eastAsia="Times New Roman" w:hAnsi="Times New Roman" w:cs="Times New Roman"/>
      <w:sz w:val="16"/>
      <w:szCs w:val="16"/>
    </w:rPr>
  </w:style>
  <w:style w:type="paragraph" w:styleId="ae">
    <w:name w:val="List Paragraph"/>
    <w:basedOn w:val="a"/>
    <w:uiPriority w:val="34"/>
    <w:qFormat/>
    <w:rsid w:val="00266F38"/>
    <w:pPr>
      <w:ind w:left="720"/>
      <w:contextualSpacing/>
    </w:pPr>
  </w:style>
  <w:style w:type="paragraph" w:styleId="af">
    <w:name w:val="Document Map"/>
    <w:basedOn w:val="a"/>
    <w:link w:val="af0"/>
    <w:uiPriority w:val="99"/>
    <w:semiHidden/>
    <w:unhideWhenUsed/>
    <w:rsid w:val="00401A6C"/>
    <w:rPr>
      <w:rFonts w:ascii="Tahoma" w:hAnsi="Tahoma" w:cs="Tahoma"/>
      <w:sz w:val="16"/>
      <w:szCs w:val="16"/>
    </w:rPr>
  </w:style>
  <w:style w:type="character" w:customStyle="1" w:styleId="af0">
    <w:name w:val="Схема документа Знак"/>
    <w:basedOn w:val="a0"/>
    <w:link w:val="af"/>
    <w:uiPriority w:val="99"/>
    <w:semiHidden/>
    <w:rsid w:val="00401A6C"/>
    <w:rPr>
      <w:rFonts w:ascii="Tahoma" w:eastAsia="Times New Roman" w:hAnsi="Tahoma" w:cs="Tahoma"/>
      <w:sz w:val="16"/>
      <w:szCs w:val="16"/>
    </w:rPr>
  </w:style>
  <w:style w:type="paragraph" w:styleId="af1">
    <w:name w:val="Balloon Text"/>
    <w:basedOn w:val="a"/>
    <w:link w:val="af2"/>
    <w:uiPriority w:val="99"/>
    <w:semiHidden/>
    <w:unhideWhenUsed/>
    <w:rsid w:val="00401A6C"/>
    <w:rPr>
      <w:rFonts w:ascii="Tahoma" w:hAnsi="Tahoma" w:cs="Tahoma"/>
      <w:sz w:val="16"/>
      <w:szCs w:val="16"/>
    </w:rPr>
  </w:style>
  <w:style w:type="character" w:customStyle="1" w:styleId="af2">
    <w:name w:val="Текст выноски Знак"/>
    <w:basedOn w:val="a0"/>
    <w:link w:val="af1"/>
    <w:uiPriority w:val="99"/>
    <w:semiHidden/>
    <w:rsid w:val="00401A6C"/>
    <w:rPr>
      <w:rFonts w:ascii="Tahoma" w:eastAsia="Times New Roman" w:hAnsi="Tahoma" w:cs="Tahoma"/>
      <w:sz w:val="16"/>
      <w:szCs w:val="16"/>
    </w:rPr>
  </w:style>
  <w:style w:type="paragraph" w:customStyle="1" w:styleId="Default">
    <w:name w:val="Default"/>
    <w:rsid w:val="00744FF8"/>
    <w:pPr>
      <w:autoSpaceDE w:val="0"/>
      <w:autoSpaceDN w:val="0"/>
      <w:adjustRightInd w:val="0"/>
      <w:spacing w:after="0" w:line="240" w:lineRule="auto"/>
    </w:pPr>
    <w:rPr>
      <w:rFonts w:ascii="Times New Roman" w:hAnsi="Times New Roman" w:cs="Times New Roman"/>
      <w:color w:val="000000"/>
      <w:sz w:val="24"/>
      <w:szCs w:val="24"/>
      <w:lang w:val="ru-RU"/>
    </w:rPr>
  </w:style>
  <w:style w:type="character" w:styleId="af3">
    <w:name w:val="Hyperlink"/>
    <w:basedOn w:val="a0"/>
    <w:uiPriority w:val="99"/>
    <w:unhideWhenUsed/>
    <w:rsid w:val="00F71A01"/>
    <w:rPr>
      <w:color w:val="0563C1" w:themeColor="hyperlink"/>
      <w:u w:val="single"/>
    </w:rPr>
  </w:style>
  <w:style w:type="character" w:customStyle="1" w:styleId="markedcontent">
    <w:name w:val="markedcontent"/>
    <w:basedOn w:val="a0"/>
    <w:rsid w:val="00F71A01"/>
  </w:style>
  <w:style w:type="paragraph" w:styleId="af4">
    <w:name w:val="caption"/>
    <w:basedOn w:val="a"/>
    <w:next w:val="a"/>
    <w:uiPriority w:val="35"/>
    <w:unhideWhenUsed/>
    <w:qFormat/>
    <w:rsid w:val="00692A62"/>
    <w:pPr>
      <w:spacing w:after="200"/>
    </w:pPr>
    <w:rPr>
      <w:b/>
      <w:bCs/>
      <w:color w:val="4472C4" w:themeColor="accent1"/>
      <w:sz w:val="18"/>
      <w:szCs w:val="18"/>
    </w:rPr>
  </w:style>
  <w:style w:type="character" w:customStyle="1" w:styleId="20">
    <w:name w:val="Заголовок 2 Знак"/>
    <w:basedOn w:val="a0"/>
    <w:link w:val="2"/>
    <w:uiPriority w:val="9"/>
    <w:rsid w:val="00AC3BDC"/>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921644">
      <w:bodyDiv w:val="1"/>
      <w:marLeft w:val="0"/>
      <w:marRight w:val="0"/>
      <w:marTop w:val="0"/>
      <w:marBottom w:val="0"/>
      <w:divBdr>
        <w:top w:val="none" w:sz="0" w:space="0" w:color="auto"/>
        <w:left w:val="none" w:sz="0" w:space="0" w:color="auto"/>
        <w:bottom w:val="none" w:sz="0" w:space="0" w:color="auto"/>
        <w:right w:val="none" w:sz="0" w:space="0" w:color="auto"/>
      </w:divBdr>
    </w:div>
    <w:div w:id="806748269">
      <w:bodyDiv w:val="1"/>
      <w:marLeft w:val="0"/>
      <w:marRight w:val="0"/>
      <w:marTop w:val="0"/>
      <w:marBottom w:val="0"/>
      <w:divBdr>
        <w:top w:val="none" w:sz="0" w:space="0" w:color="auto"/>
        <w:left w:val="none" w:sz="0" w:space="0" w:color="auto"/>
        <w:bottom w:val="none" w:sz="0" w:space="0" w:color="auto"/>
        <w:right w:val="none" w:sz="0" w:space="0" w:color="auto"/>
      </w:divBdr>
    </w:div>
    <w:div w:id="1149127525">
      <w:bodyDiv w:val="1"/>
      <w:marLeft w:val="0"/>
      <w:marRight w:val="0"/>
      <w:marTop w:val="0"/>
      <w:marBottom w:val="0"/>
      <w:divBdr>
        <w:top w:val="none" w:sz="0" w:space="0" w:color="auto"/>
        <w:left w:val="none" w:sz="0" w:space="0" w:color="auto"/>
        <w:bottom w:val="none" w:sz="0" w:space="0" w:color="auto"/>
        <w:right w:val="none" w:sz="0" w:space="0" w:color="auto"/>
      </w:divBdr>
    </w:div>
    <w:div w:id="1878158389">
      <w:bodyDiv w:val="1"/>
      <w:marLeft w:val="0"/>
      <w:marRight w:val="0"/>
      <w:marTop w:val="0"/>
      <w:marBottom w:val="0"/>
      <w:divBdr>
        <w:top w:val="none" w:sz="0" w:space="0" w:color="auto"/>
        <w:left w:val="none" w:sz="0" w:space="0" w:color="auto"/>
        <w:bottom w:val="none" w:sz="0" w:space="0" w:color="auto"/>
        <w:right w:val="none" w:sz="0" w:space="0" w:color="auto"/>
      </w:divBdr>
      <w:divsChild>
        <w:div w:id="1283075064">
          <w:marLeft w:val="0"/>
          <w:marRight w:val="0"/>
          <w:marTop w:val="0"/>
          <w:marBottom w:val="0"/>
          <w:divBdr>
            <w:top w:val="none" w:sz="0" w:space="0" w:color="auto"/>
            <w:left w:val="none" w:sz="0" w:space="0" w:color="auto"/>
            <w:bottom w:val="none" w:sz="0" w:space="0" w:color="auto"/>
            <w:right w:val="none" w:sz="0" w:space="0" w:color="auto"/>
          </w:divBdr>
          <w:divsChild>
            <w:div w:id="20605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npafc.org" TargetMode="External"/><Relationship Id="rId42"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npafc.org" TargetMode="External"/><Relationship Id="rId38" Type="http://schemas.openxmlformats.org/officeDocument/2006/relationships/hyperlink" Target="http://www.npafc.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hyperlink" Target="https://npafc.org" TargetMode="Externa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pafc.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paf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FB28F16C1C7F488EC4B96ABAF28731" ma:contentTypeVersion="14" ma:contentTypeDescription="Create a new document." ma:contentTypeScope="" ma:versionID="14a8fad2f706fa12b5310cf1ec0b28d1">
  <xsd:schema xmlns:xsd="http://www.w3.org/2001/XMLSchema" xmlns:xs="http://www.w3.org/2001/XMLSchema" xmlns:p="http://schemas.microsoft.com/office/2006/metadata/properties" xmlns:ns2="21a4f469-50d4-4781-9687-f434003e01c4" xmlns:ns3="985ef58e-4f23-4b93-b2e1-b74917c4e5e9" targetNamespace="http://schemas.microsoft.com/office/2006/metadata/properties" ma:root="true" ma:fieldsID="2d35903d02ecf087a809b0ad47ede1eb" ns2:_="" ns3:_="">
    <xsd:import namespace="21a4f469-50d4-4781-9687-f434003e01c4"/>
    <xsd:import namespace="985ef58e-4f23-4b93-b2e1-b74917c4e5e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Location" minOccurs="0"/>
                <xsd:element ref="ns2:MediaServiceEventHashCode" minOccurs="0"/>
                <xsd:element ref="ns2:MediaServiceGenerationTime" minOccurs="0"/>
                <xsd:element ref="ns2:MediaServiceOCR" minOccurs="0"/>
                <xsd:element ref="ns2:MediaServiceAutoKeyPoints" minOccurs="0"/>
                <xsd:element ref="ns2:MediaServiceKeyPoints" minOccurs="0"/>
                <xsd:element ref="ns2:Modified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4f469-50d4-4781-9687-f434003e01c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odifiedDetails" ma:index="20" nillable="true" ma:displayName="Modified Details" ma:format="DateTime" ma:internalName="ModifiedDetails">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85ef58e-4f23-4b93-b2e1-b74917c4e5e9"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odifiedDetails xmlns="21a4f469-50d4-4781-9687-f434003e01c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334AE-EE7E-4EB0-9C68-EC2F7267C9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a4f469-50d4-4781-9687-f434003e01c4"/>
    <ds:schemaRef ds:uri="985ef58e-4f23-4b93-b2e1-b74917c4e5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F1778E-4FB8-4CAF-877A-512580C1E84D}">
  <ds:schemaRefs>
    <ds:schemaRef ds:uri="http://schemas.microsoft.com/sharepoint/v3/contenttype/forms"/>
  </ds:schemaRefs>
</ds:datastoreItem>
</file>

<file path=customXml/itemProps3.xml><?xml version="1.0" encoding="utf-8"?>
<ds:datastoreItem xmlns:ds="http://schemas.openxmlformats.org/officeDocument/2006/customXml" ds:itemID="{8F7A0B94-8C5B-4F36-8E63-8EBECDA0A0E5}">
  <ds:schemaRefs>
    <ds:schemaRef ds:uri="http://schemas.microsoft.com/office/2006/metadata/properties"/>
    <ds:schemaRef ds:uri="http://schemas.microsoft.com/office/infopath/2007/PartnerControls"/>
    <ds:schemaRef ds:uri="21a4f469-50d4-4781-9687-f434003e01c4"/>
  </ds:schemaRefs>
</ds:datastoreItem>
</file>

<file path=customXml/itemProps4.xml><?xml version="1.0" encoding="utf-8"?>
<ds:datastoreItem xmlns:ds="http://schemas.openxmlformats.org/officeDocument/2006/customXml" ds:itemID="{D8A50F6B-6516-43E4-BAD6-DBC908E0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7135</Words>
  <Characters>40674</Characters>
  <Application>Microsoft Office Word</Application>
  <DocSecurity>0</DocSecurity>
  <Lines>338</Lines>
  <Paragraphs>95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Caroline Graham</dc:creator>
  <cp:lastModifiedBy>Алексей Сомов</cp:lastModifiedBy>
  <cp:revision>3</cp:revision>
  <dcterms:created xsi:type="dcterms:W3CDTF">2022-05-31T10:42:00Z</dcterms:created>
  <dcterms:modified xsi:type="dcterms:W3CDTF">2022-05-31T10:49:00Z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0x0101000AFB28F16C1C7F488EC4B96ABAF28731</vt:lpwstr>
  </property>
</Properties>
</file>